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94963C" w14:textId="77777777" w:rsidR="00254474" w:rsidRDefault="00254474" w:rsidP="001972BC">
      <w:pPr>
        <w:spacing w:line="360" w:lineRule="auto"/>
        <w:jc w:val="center"/>
        <w:outlineLvl w:val="0"/>
        <w:rPr>
          <w:rFonts w:ascii="Arial" w:hAnsi="Arial" w:cs="Arial"/>
          <w:b/>
          <w:sz w:val="28"/>
        </w:rPr>
      </w:pPr>
    </w:p>
    <w:p w14:paraId="367D1D5D" w14:textId="77777777" w:rsidR="00254474" w:rsidRDefault="00254474" w:rsidP="001972BC">
      <w:pPr>
        <w:spacing w:line="360" w:lineRule="auto"/>
        <w:jc w:val="center"/>
        <w:outlineLvl w:val="0"/>
        <w:rPr>
          <w:rFonts w:ascii="Arial" w:hAnsi="Arial" w:cs="Arial"/>
          <w:b/>
          <w:sz w:val="28"/>
        </w:rPr>
      </w:pPr>
    </w:p>
    <w:p w14:paraId="6BE11847" w14:textId="77777777" w:rsidR="00254474" w:rsidRDefault="00254474" w:rsidP="001972BC">
      <w:pPr>
        <w:spacing w:line="360" w:lineRule="auto"/>
        <w:jc w:val="center"/>
        <w:outlineLvl w:val="0"/>
        <w:rPr>
          <w:rFonts w:ascii="Arial" w:hAnsi="Arial" w:cs="Arial"/>
          <w:b/>
          <w:sz w:val="28"/>
        </w:rPr>
      </w:pPr>
    </w:p>
    <w:p w14:paraId="2F725083" w14:textId="40DB3EDF" w:rsidR="00254474" w:rsidRPr="001972BC" w:rsidRDefault="00254474" w:rsidP="001972BC">
      <w:pPr>
        <w:spacing w:line="360" w:lineRule="auto"/>
        <w:jc w:val="center"/>
        <w:outlineLvl w:val="0"/>
        <w:rPr>
          <w:rFonts w:ascii="Arial" w:hAnsi="Arial" w:cs="Arial"/>
          <w:b/>
          <w:sz w:val="28"/>
        </w:rPr>
      </w:pPr>
      <w:r w:rsidRPr="001972BC">
        <w:rPr>
          <w:rFonts w:ascii="Arial" w:hAnsi="Arial" w:cs="Arial"/>
          <w:b/>
          <w:sz w:val="28"/>
        </w:rPr>
        <w:t>Arms race coevolution between bacteria with CRISPR-</w:t>
      </w:r>
      <w:proofErr w:type="spellStart"/>
      <w:r w:rsidRPr="001972BC">
        <w:rPr>
          <w:rFonts w:ascii="Arial" w:hAnsi="Arial" w:cs="Arial"/>
          <w:b/>
          <w:sz w:val="28"/>
        </w:rPr>
        <w:t>Cas</w:t>
      </w:r>
      <w:proofErr w:type="spellEnd"/>
      <w:r w:rsidRPr="001972BC">
        <w:rPr>
          <w:rFonts w:ascii="Arial" w:hAnsi="Arial" w:cs="Arial"/>
          <w:b/>
          <w:sz w:val="28"/>
        </w:rPr>
        <w:t xml:space="preserve"> immune systems and a phage </w:t>
      </w:r>
    </w:p>
    <w:p w14:paraId="53E96CE2" w14:textId="77777777" w:rsidR="00254474" w:rsidRPr="001972BC" w:rsidRDefault="00254474" w:rsidP="001972BC">
      <w:pPr>
        <w:spacing w:line="360" w:lineRule="auto"/>
        <w:jc w:val="both"/>
        <w:outlineLvl w:val="0"/>
        <w:rPr>
          <w:rFonts w:ascii="Arial" w:hAnsi="Arial" w:cs="Arial"/>
          <w:b/>
          <w:sz w:val="28"/>
        </w:rPr>
      </w:pPr>
    </w:p>
    <w:p w14:paraId="63356418" w14:textId="3A2137AC" w:rsidR="00254474" w:rsidRPr="001972BC" w:rsidRDefault="00254474" w:rsidP="001972BC">
      <w:pPr>
        <w:spacing w:line="360" w:lineRule="auto"/>
        <w:jc w:val="center"/>
        <w:outlineLvl w:val="0"/>
        <w:rPr>
          <w:rFonts w:ascii="Arial" w:hAnsi="Arial" w:cs="Arial"/>
        </w:rPr>
      </w:pPr>
      <w:r w:rsidRPr="001972BC">
        <w:rPr>
          <w:rFonts w:ascii="Arial" w:hAnsi="Arial" w:cs="Arial"/>
        </w:rPr>
        <w:t>Dan Morley</w:t>
      </w:r>
      <w:r w:rsidRPr="001972BC">
        <w:rPr>
          <w:rFonts w:ascii="Arial" w:hAnsi="Arial" w:cs="Arial"/>
          <w:vertAlign w:val="superscript"/>
        </w:rPr>
        <w:t>1,2</w:t>
      </w:r>
      <w:r w:rsidRPr="001972BC">
        <w:rPr>
          <w:rFonts w:ascii="Arial" w:hAnsi="Arial" w:cs="Arial"/>
        </w:rPr>
        <w:t>, Jack Common</w:t>
      </w:r>
      <w:r w:rsidRPr="001972BC">
        <w:rPr>
          <w:rFonts w:ascii="Arial" w:hAnsi="Arial" w:cs="Arial"/>
          <w:vertAlign w:val="superscript"/>
        </w:rPr>
        <w:t>1,2</w:t>
      </w:r>
      <w:r w:rsidRPr="001972BC">
        <w:rPr>
          <w:rFonts w:ascii="Arial" w:hAnsi="Arial" w:cs="Arial"/>
        </w:rPr>
        <w:t xml:space="preserve">, </w:t>
      </w:r>
      <w:proofErr w:type="spellStart"/>
      <w:r w:rsidRPr="001972BC">
        <w:rPr>
          <w:rFonts w:ascii="Arial" w:hAnsi="Arial" w:cs="Arial"/>
        </w:rPr>
        <w:t>Edze</w:t>
      </w:r>
      <w:proofErr w:type="spellEnd"/>
      <w:r w:rsidRPr="001972BC">
        <w:rPr>
          <w:rFonts w:ascii="Arial" w:hAnsi="Arial" w:cs="Arial"/>
        </w:rPr>
        <w:t xml:space="preserve"> Westra</w:t>
      </w:r>
      <w:r w:rsidRPr="001972BC">
        <w:rPr>
          <w:rFonts w:ascii="Arial" w:hAnsi="Arial" w:cs="Arial"/>
          <w:vertAlign w:val="superscript"/>
        </w:rPr>
        <w:t>1</w:t>
      </w:r>
      <w:r w:rsidRPr="001972BC">
        <w:rPr>
          <w:rFonts w:ascii="Arial" w:hAnsi="Arial" w:cs="Arial"/>
        </w:rPr>
        <w:t xml:space="preserve">, </w:t>
      </w:r>
      <w:proofErr w:type="spellStart"/>
      <w:r w:rsidRPr="001972BC">
        <w:rPr>
          <w:rFonts w:ascii="Arial" w:hAnsi="Arial" w:cs="Arial"/>
        </w:rPr>
        <w:t>Stineke</w:t>
      </w:r>
      <w:proofErr w:type="spellEnd"/>
      <w:r w:rsidRPr="001972BC">
        <w:rPr>
          <w:rFonts w:ascii="Arial" w:hAnsi="Arial" w:cs="Arial"/>
        </w:rPr>
        <w:t xml:space="preserve"> van Houte</w:t>
      </w:r>
      <w:r w:rsidRPr="001972BC">
        <w:rPr>
          <w:rFonts w:ascii="Arial" w:hAnsi="Arial" w:cs="Arial"/>
          <w:vertAlign w:val="superscript"/>
        </w:rPr>
        <w:t>1*</w:t>
      </w:r>
    </w:p>
    <w:p w14:paraId="54C414D8" w14:textId="77777777" w:rsidR="00E770DB" w:rsidRDefault="00E770DB" w:rsidP="001972BC">
      <w:pPr>
        <w:pStyle w:val="03Authoraffiliation"/>
        <w:spacing w:line="360" w:lineRule="auto"/>
        <w:ind w:right="568"/>
        <w:jc w:val="left"/>
        <w:rPr>
          <w:rFonts w:ascii="Arial" w:hAnsi="Arial" w:cs="Arial"/>
          <w:i w:val="0"/>
          <w:iCs/>
          <w:sz w:val="20"/>
          <w:vertAlign w:val="superscript"/>
          <w:lang w:val="en-US"/>
        </w:rPr>
      </w:pPr>
    </w:p>
    <w:p w14:paraId="507671C3" w14:textId="77777777" w:rsidR="00E770DB" w:rsidRDefault="00E770DB" w:rsidP="001972BC">
      <w:pPr>
        <w:pStyle w:val="03Authoraffiliation"/>
        <w:spacing w:line="360" w:lineRule="auto"/>
        <w:ind w:right="568"/>
        <w:jc w:val="left"/>
        <w:rPr>
          <w:rFonts w:ascii="Arial" w:hAnsi="Arial" w:cs="Arial"/>
          <w:i w:val="0"/>
          <w:iCs/>
          <w:sz w:val="20"/>
          <w:vertAlign w:val="superscript"/>
          <w:lang w:val="en-US"/>
        </w:rPr>
      </w:pPr>
    </w:p>
    <w:p w14:paraId="74A2E490" w14:textId="77777777" w:rsidR="00254474" w:rsidRPr="001972BC" w:rsidRDefault="00254474" w:rsidP="001972BC">
      <w:pPr>
        <w:pStyle w:val="03Authoraffiliation"/>
        <w:spacing w:line="360" w:lineRule="auto"/>
        <w:ind w:right="568"/>
        <w:jc w:val="left"/>
        <w:rPr>
          <w:rFonts w:ascii="Arial" w:hAnsi="Arial" w:cs="Arial"/>
          <w:i w:val="0"/>
          <w:iCs/>
          <w:sz w:val="20"/>
          <w:lang w:val="en-US"/>
        </w:rPr>
      </w:pPr>
      <w:r w:rsidRPr="001972BC">
        <w:rPr>
          <w:rFonts w:ascii="Arial" w:hAnsi="Arial" w:cs="Arial"/>
          <w:i w:val="0"/>
          <w:iCs/>
          <w:sz w:val="20"/>
          <w:vertAlign w:val="superscript"/>
          <w:lang w:val="en-US"/>
        </w:rPr>
        <w:t>1</w:t>
      </w:r>
      <w:r w:rsidRPr="001972BC">
        <w:rPr>
          <w:rFonts w:ascii="Arial" w:hAnsi="Arial" w:cs="Arial"/>
          <w:i w:val="0"/>
          <w:iCs/>
          <w:sz w:val="20"/>
          <w:lang w:val="en-US"/>
        </w:rPr>
        <w:t>ESI and CEC, Biosciences, University of Exeter, Cornwall Campus, Penryn TR10 9EZ, UK</w:t>
      </w:r>
    </w:p>
    <w:p w14:paraId="34E39AB9" w14:textId="6509CA8C" w:rsidR="00254474" w:rsidRPr="001972BC" w:rsidRDefault="00254474" w:rsidP="001972BC">
      <w:pPr>
        <w:pStyle w:val="03Authoraffiliation"/>
        <w:spacing w:line="360" w:lineRule="auto"/>
        <w:ind w:right="568"/>
        <w:jc w:val="left"/>
        <w:rPr>
          <w:rFonts w:ascii="Arial" w:hAnsi="Arial" w:cs="Arial"/>
          <w:i w:val="0"/>
          <w:iCs/>
          <w:sz w:val="20"/>
          <w:lang w:val="en-US"/>
        </w:rPr>
      </w:pPr>
      <w:r w:rsidRPr="001972BC">
        <w:rPr>
          <w:rFonts w:ascii="Arial" w:hAnsi="Arial" w:cs="Arial"/>
          <w:i w:val="0"/>
          <w:iCs/>
          <w:sz w:val="20"/>
          <w:vertAlign w:val="superscript"/>
          <w:lang w:val="en-US"/>
        </w:rPr>
        <w:t>2</w:t>
      </w:r>
      <w:r w:rsidRPr="001972BC">
        <w:rPr>
          <w:rFonts w:ascii="Arial" w:hAnsi="Arial" w:cs="Arial"/>
          <w:i w:val="0"/>
          <w:iCs/>
          <w:sz w:val="20"/>
          <w:lang w:val="en-US"/>
        </w:rPr>
        <w:t>contributed equally</w:t>
      </w:r>
    </w:p>
    <w:p w14:paraId="42678C2F" w14:textId="4EFC522D" w:rsidR="00254474" w:rsidRPr="001972BC" w:rsidRDefault="00254474" w:rsidP="001972BC">
      <w:pPr>
        <w:pStyle w:val="03Authoraffiliation"/>
        <w:spacing w:line="360" w:lineRule="auto"/>
        <w:ind w:right="568"/>
        <w:jc w:val="left"/>
        <w:rPr>
          <w:rFonts w:ascii="Arial" w:hAnsi="Arial" w:cs="Arial"/>
          <w:i w:val="0"/>
          <w:sz w:val="20"/>
        </w:rPr>
      </w:pPr>
      <w:r>
        <w:rPr>
          <w:rFonts w:ascii="Arial" w:hAnsi="Arial" w:cs="Arial"/>
          <w:i w:val="0"/>
          <w:iCs/>
          <w:sz w:val="20"/>
          <w:lang w:val="en-US"/>
        </w:rPr>
        <w:t>* correspondence: C.van-Houte@exeter.ac.uk</w:t>
      </w:r>
    </w:p>
    <w:p w14:paraId="3B2DCE37" w14:textId="77777777" w:rsidR="00254474" w:rsidRPr="001972BC" w:rsidRDefault="00254474">
      <w:pPr>
        <w:spacing w:line="360" w:lineRule="auto"/>
        <w:outlineLvl w:val="0"/>
        <w:rPr>
          <w:rFonts w:ascii="Arial" w:hAnsi="Arial" w:cs="Arial"/>
          <w:b/>
          <w:sz w:val="24"/>
        </w:rPr>
      </w:pPr>
    </w:p>
    <w:p w14:paraId="721786CC" w14:textId="77777777" w:rsidR="00254474" w:rsidRDefault="00254474">
      <w:pPr>
        <w:rPr>
          <w:rFonts w:ascii="Arial" w:hAnsi="Arial" w:cs="Arial"/>
          <w:b/>
        </w:rPr>
      </w:pPr>
      <w:r>
        <w:rPr>
          <w:rFonts w:ascii="Arial" w:hAnsi="Arial" w:cs="Arial"/>
          <w:b/>
        </w:rPr>
        <w:br w:type="page"/>
      </w:r>
    </w:p>
    <w:p w14:paraId="5BBD17F0" w14:textId="3EE50052" w:rsidR="000C741A" w:rsidRPr="001972BC" w:rsidRDefault="00E770DB" w:rsidP="001972BC">
      <w:pPr>
        <w:spacing w:line="360" w:lineRule="auto"/>
        <w:jc w:val="both"/>
        <w:outlineLvl w:val="0"/>
        <w:rPr>
          <w:rFonts w:ascii="Arial" w:hAnsi="Arial" w:cs="Arial"/>
          <w:b/>
        </w:rPr>
      </w:pPr>
      <w:r>
        <w:rPr>
          <w:rFonts w:ascii="Arial" w:hAnsi="Arial" w:cs="Arial"/>
          <w:b/>
        </w:rPr>
        <w:lastRenderedPageBreak/>
        <w:t>Abstract</w:t>
      </w:r>
    </w:p>
    <w:p w14:paraId="145D0C24" w14:textId="77777777" w:rsidR="00254474" w:rsidRDefault="00254474" w:rsidP="001972BC">
      <w:pPr>
        <w:spacing w:line="360" w:lineRule="auto"/>
        <w:jc w:val="both"/>
        <w:outlineLvl w:val="0"/>
        <w:rPr>
          <w:rFonts w:ascii="Arial" w:hAnsi="Arial" w:cs="Arial"/>
          <w:b/>
        </w:rPr>
      </w:pPr>
    </w:p>
    <w:p w14:paraId="2893E9E1" w14:textId="77777777" w:rsidR="00254474" w:rsidRDefault="00254474" w:rsidP="001972BC">
      <w:pPr>
        <w:spacing w:line="360" w:lineRule="auto"/>
        <w:jc w:val="both"/>
        <w:outlineLvl w:val="0"/>
        <w:rPr>
          <w:rFonts w:ascii="Arial" w:hAnsi="Arial" w:cs="Arial"/>
          <w:b/>
        </w:rPr>
      </w:pPr>
    </w:p>
    <w:p w14:paraId="7624B4B3" w14:textId="77777777" w:rsidR="00A66C47" w:rsidRDefault="00A66C47">
      <w:pPr>
        <w:rPr>
          <w:rFonts w:ascii="Arial" w:hAnsi="Arial" w:cs="Arial"/>
          <w:b/>
        </w:rPr>
      </w:pPr>
      <w:r>
        <w:rPr>
          <w:rFonts w:ascii="Arial" w:hAnsi="Arial" w:cs="Arial"/>
          <w:b/>
        </w:rPr>
        <w:br w:type="page"/>
      </w:r>
    </w:p>
    <w:p w14:paraId="004C32D9" w14:textId="724A2A72" w:rsidR="00D55B8C" w:rsidRPr="001972BC" w:rsidRDefault="00E770DB" w:rsidP="001972BC">
      <w:pPr>
        <w:spacing w:line="360" w:lineRule="auto"/>
        <w:jc w:val="both"/>
        <w:outlineLvl w:val="0"/>
        <w:rPr>
          <w:rFonts w:ascii="Arial" w:hAnsi="Arial" w:cs="Arial"/>
          <w:b/>
        </w:rPr>
      </w:pPr>
      <w:r>
        <w:rPr>
          <w:rFonts w:ascii="Arial" w:hAnsi="Arial" w:cs="Arial"/>
          <w:b/>
        </w:rPr>
        <w:lastRenderedPageBreak/>
        <w:t>Introduction</w:t>
      </w:r>
    </w:p>
    <w:p w14:paraId="41BDD2EE" w14:textId="1CB56510" w:rsidR="00830A43" w:rsidRDefault="007D44D2" w:rsidP="001972BC">
      <w:pPr>
        <w:spacing w:line="360" w:lineRule="auto"/>
        <w:jc w:val="both"/>
        <w:rPr>
          <w:rFonts w:ascii="Arial" w:hAnsi="Arial" w:cs="Arial"/>
        </w:rPr>
      </w:pPr>
      <w:r w:rsidRPr="001972BC">
        <w:rPr>
          <w:rFonts w:ascii="Arial" w:hAnsi="Arial" w:cs="Arial"/>
        </w:rPr>
        <w:t xml:space="preserve">Clustered </w:t>
      </w:r>
      <w:r w:rsidR="00254474">
        <w:rPr>
          <w:rFonts w:ascii="Arial" w:hAnsi="Arial" w:cs="Arial"/>
        </w:rPr>
        <w:t>R</w:t>
      </w:r>
      <w:r w:rsidR="00254474" w:rsidRPr="001972BC">
        <w:rPr>
          <w:rFonts w:ascii="Arial" w:hAnsi="Arial" w:cs="Arial"/>
        </w:rPr>
        <w:t xml:space="preserve">egularly </w:t>
      </w:r>
      <w:r w:rsidR="00254474">
        <w:rPr>
          <w:rFonts w:ascii="Arial" w:hAnsi="Arial" w:cs="Arial"/>
        </w:rPr>
        <w:t>I</w:t>
      </w:r>
      <w:r w:rsidR="00254474" w:rsidRPr="001972BC">
        <w:rPr>
          <w:rFonts w:ascii="Arial" w:hAnsi="Arial" w:cs="Arial"/>
        </w:rPr>
        <w:t xml:space="preserve">nterspaced </w:t>
      </w:r>
      <w:r w:rsidR="00254474">
        <w:rPr>
          <w:rFonts w:ascii="Arial" w:hAnsi="Arial" w:cs="Arial"/>
        </w:rPr>
        <w:t>S</w:t>
      </w:r>
      <w:r w:rsidRPr="001972BC">
        <w:rPr>
          <w:rFonts w:ascii="Arial" w:hAnsi="Arial" w:cs="Arial"/>
        </w:rPr>
        <w:t xml:space="preserve">hort </w:t>
      </w:r>
      <w:r w:rsidR="00254474">
        <w:rPr>
          <w:rFonts w:ascii="Arial" w:hAnsi="Arial" w:cs="Arial"/>
        </w:rPr>
        <w:t>P</w:t>
      </w:r>
      <w:r w:rsidRPr="001972BC">
        <w:rPr>
          <w:rFonts w:ascii="Arial" w:hAnsi="Arial" w:cs="Arial"/>
        </w:rPr>
        <w:t xml:space="preserve">alindromic </w:t>
      </w:r>
      <w:r w:rsidR="00254474">
        <w:rPr>
          <w:rFonts w:ascii="Arial" w:hAnsi="Arial" w:cs="Arial"/>
        </w:rPr>
        <w:t>R</w:t>
      </w:r>
      <w:r w:rsidRPr="001972BC">
        <w:rPr>
          <w:rFonts w:ascii="Arial" w:hAnsi="Arial" w:cs="Arial"/>
        </w:rPr>
        <w:t xml:space="preserve">epeats and </w:t>
      </w:r>
      <w:r w:rsidR="00254474">
        <w:rPr>
          <w:rFonts w:ascii="Arial" w:hAnsi="Arial" w:cs="Arial"/>
        </w:rPr>
        <w:t xml:space="preserve">their </w:t>
      </w:r>
      <w:r w:rsidRPr="001972BC">
        <w:rPr>
          <w:rFonts w:ascii="Arial" w:hAnsi="Arial" w:cs="Arial"/>
        </w:rPr>
        <w:t xml:space="preserve">associated </w:t>
      </w:r>
      <w:proofErr w:type="spellStart"/>
      <w:r w:rsidR="00BF1A9D" w:rsidRPr="001972BC">
        <w:rPr>
          <w:rFonts w:ascii="Arial" w:hAnsi="Arial" w:cs="Arial"/>
          <w:i/>
        </w:rPr>
        <w:t>c</w:t>
      </w:r>
      <w:r w:rsidRPr="001972BC">
        <w:rPr>
          <w:rFonts w:ascii="Arial" w:hAnsi="Arial" w:cs="Arial"/>
          <w:i/>
        </w:rPr>
        <w:t>as</w:t>
      </w:r>
      <w:proofErr w:type="spellEnd"/>
      <w:r w:rsidRPr="001972BC">
        <w:rPr>
          <w:rFonts w:ascii="Arial" w:hAnsi="Arial" w:cs="Arial"/>
        </w:rPr>
        <w:t xml:space="preserve"> </w:t>
      </w:r>
      <w:r w:rsidR="00BF1A9D" w:rsidRPr="001972BC">
        <w:rPr>
          <w:rFonts w:ascii="Arial" w:hAnsi="Arial" w:cs="Arial"/>
        </w:rPr>
        <w:t>genes</w:t>
      </w:r>
      <w:r w:rsidRPr="001972BC">
        <w:rPr>
          <w:rFonts w:ascii="Arial" w:hAnsi="Arial" w:cs="Arial"/>
        </w:rPr>
        <w:t xml:space="preserve"> (CRISPR-</w:t>
      </w:r>
      <w:proofErr w:type="spellStart"/>
      <w:r w:rsidRPr="001972BC">
        <w:rPr>
          <w:rFonts w:ascii="Arial" w:hAnsi="Arial" w:cs="Arial"/>
        </w:rPr>
        <w:t>Cas</w:t>
      </w:r>
      <w:proofErr w:type="spellEnd"/>
      <w:r w:rsidRPr="001972BC">
        <w:rPr>
          <w:rFonts w:ascii="Arial" w:hAnsi="Arial" w:cs="Arial"/>
        </w:rPr>
        <w:t xml:space="preserve">) </w:t>
      </w:r>
      <w:r w:rsidR="00E770DB">
        <w:rPr>
          <w:rFonts w:ascii="Arial" w:hAnsi="Arial" w:cs="Arial"/>
        </w:rPr>
        <w:t>encode</w:t>
      </w:r>
      <w:r w:rsidR="00E770DB" w:rsidRPr="001972BC">
        <w:rPr>
          <w:rFonts w:ascii="Arial" w:hAnsi="Arial" w:cs="Arial"/>
        </w:rPr>
        <w:t xml:space="preserve"> </w:t>
      </w:r>
      <w:r w:rsidR="00BF1A9D" w:rsidRPr="001972BC">
        <w:rPr>
          <w:rFonts w:ascii="Arial" w:hAnsi="Arial" w:cs="Arial"/>
        </w:rPr>
        <w:t xml:space="preserve">an adaptive immune system </w:t>
      </w:r>
      <w:r w:rsidR="00E770DB">
        <w:rPr>
          <w:rFonts w:ascii="Arial" w:hAnsi="Arial" w:cs="Arial"/>
        </w:rPr>
        <w:t xml:space="preserve">that is </w:t>
      </w:r>
      <w:r w:rsidR="00BF1A9D" w:rsidRPr="001972BC">
        <w:rPr>
          <w:rFonts w:ascii="Arial" w:hAnsi="Arial" w:cs="Arial"/>
        </w:rPr>
        <w:t xml:space="preserve">found in approximately </w:t>
      </w:r>
      <w:r w:rsidR="006F3A96" w:rsidRPr="001972BC">
        <w:rPr>
          <w:rFonts w:ascii="Arial" w:hAnsi="Arial" w:cs="Arial"/>
        </w:rPr>
        <w:t xml:space="preserve">50% </w:t>
      </w:r>
      <w:r w:rsidR="00BF1A9D" w:rsidRPr="001972BC">
        <w:rPr>
          <w:rFonts w:ascii="Arial" w:hAnsi="Arial" w:cs="Arial"/>
        </w:rPr>
        <w:t xml:space="preserve">of all </w:t>
      </w:r>
      <w:r w:rsidR="00E770DB">
        <w:rPr>
          <w:rFonts w:ascii="Arial" w:hAnsi="Arial" w:cs="Arial"/>
        </w:rPr>
        <w:t>b</w:t>
      </w:r>
      <w:r w:rsidR="00E770DB" w:rsidRPr="001972BC">
        <w:rPr>
          <w:rFonts w:ascii="Arial" w:hAnsi="Arial" w:cs="Arial"/>
        </w:rPr>
        <w:t xml:space="preserve">acteria </w:t>
      </w:r>
      <w:r w:rsidR="00844932" w:rsidRPr="001972BC">
        <w:rPr>
          <w:rFonts w:ascii="Arial" w:hAnsi="Arial" w:cs="Arial"/>
        </w:rPr>
        <w:t xml:space="preserve">and 90% of </w:t>
      </w:r>
      <w:r w:rsidR="00E770DB">
        <w:rPr>
          <w:rFonts w:ascii="Arial" w:hAnsi="Arial" w:cs="Arial"/>
        </w:rPr>
        <w:t>a</w:t>
      </w:r>
      <w:r w:rsidR="00E770DB" w:rsidRPr="001972BC">
        <w:rPr>
          <w:rFonts w:ascii="Arial" w:hAnsi="Arial" w:cs="Arial"/>
        </w:rPr>
        <w:t xml:space="preserve">rchaea </w:t>
      </w:r>
      <w:r w:rsidR="00E770DB">
        <w:rPr>
          <w:rFonts w:ascii="Arial" w:hAnsi="Arial" w:cs="Arial"/>
        </w:rPr>
        <w:t>(</w:t>
      </w:r>
      <w:commentRangeStart w:id="0"/>
      <w:r w:rsidR="00E770DB">
        <w:rPr>
          <w:rFonts w:ascii="Arial" w:hAnsi="Arial" w:cs="Arial"/>
        </w:rPr>
        <w:t>ref</w:t>
      </w:r>
      <w:commentRangeEnd w:id="0"/>
      <w:r w:rsidR="00701798">
        <w:rPr>
          <w:rStyle w:val="CommentReference"/>
        </w:rPr>
        <w:commentReference w:id="0"/>
      </w:r>
      <w:r w:rsidR="00E770DB">
        <w:rPr>
          <w:rFonts w:ascii="Arial" w:hAnsi="Arial" w:cs="Arial"/>
        </w:rPr>
        <w:t>)</w:t>
      </w:r>
      <w:r w:rsidR="00BF1A9D" w:rsidRPr="001972BC">
        <w:rPr>
          <w:rFonts w:ascii="Arial" w:hAnsi="Arial" w:cs="Arial"/>
        </w:rPr>
        <w:t xml:space="preserve">. </w:t>
      </w:r>
      <w:r w:rsidR="00874E73" w:rsidRPr="001972BC">
        <w:rPr>
          <w:rFonts w:ascii="Arial" w:hAnsi="Arial" w:cs="Arial"/>
        </w:rPr>
        <w:t>C</w:t>
      </w:r>
      <w:r w:rsidR="00A75B46" w:rsidRPr="001972BC">
        <w:rPr>
          <w:rFonts w:ascii="Arial" w:hAnsi="Arial" w:cs="Arial"/>
        </w:rPr>
        <w:t>RISPR</w:t>
      </w:r>
      <w:r w:rsidR="00EA47EA" w:rsidRPr="001972BC">
        <w:rPr>
          <w:rFonts w:ascii="Arial" w:hAnsi="Arial" w:cs="Arial"/>
        </w:rPr>
        <w:t>-</w:t>
      </w:r>
      <w:proofErr w:type="spellStart"/>
      <w:r w:rsidR="00EA47EA" w:rsidRPr="001972BC">
        <w:rPr>
          <w:rFonts w:ascii="Arial" w:hAnsi="Arial" w:cs="Arial"/>
        </w:rPr>
        <w:t>Cas</w:t>
      </w:r>
      <w:proofErr w:type="spellEnd"/>
      <w:r w:rsidR="00A75B46" w:rsidRPr="001972BC">
        <w:rPr>
          <w:rFonts w:ascii="Arial" w:hAnsi="Arial" w:cs="Arial"/>
        </w:rPr>
        <w:t xml:space="preserve"> confers immunity to phage</w:t>
      </w:r>
      <w:r w:rsidR="00EA47EA" w:rsidRPr="001972BC">
        <w:rPr>
          <w:rFonts w:ascii="Arial" w:hAnsi="Arial" w:cs="Arial"/>
        </w:rPr>
        <w:t xml:space="preserve"> infection</w:t>
      </w:r>
      <w:r w:rsidR="00874E73" w:rsidRPr="001972BC">
        <w:rPr>
          <w:rFonts w:ascii="Arial" w:hAnsi="Arial" w:cs="Arial"/>
        </w:rPr>
        <w:t xml:space="preserve"> </w:t>
      </w:r>
      <w:r w:rsidR="003701F2" w:rsidRPr="001972BC">
        <w:rPr>
          <w:rFonts w:ascii="Arial" w:hAnsi="Arial" w:cs="Arial"/>
        </w:rPr>
        <w:t xml:space="preserve">by incorporating </w:t>
      </w:r>
      <w:r w:rsidR="00E56765" w:rsidRPr="001972BC">
        <w:rPr>
          <w:rFonts w:ascii="Arial" w:hAnsi="Arial" w:cs="Arial"/>
        </w:rPr>
        <w:t xml:space="preserve">phage-derived </w:t>
      </w:r>
      <w:r w:rsidR="00B61FD1" w:rsidRPr="001972BC">
        <w:rPr>
          <w:rFonts w:ascii="Arial" w:hAnsi="Arial" w:cs="Arial"/>
        </w:rPr>
        <w:t>sequences</w:t>
      </w:r>
      <w:r w:rsidR="00FD42C4">
        <w:rPr>
          <w:rFonts w:ascii="Arial" w:hAnsi="Arial" w:cs="Arial"/>
        </w:rPr>
        <w:t xml:space="preserve"> </w:t>
      </w:r>
      <w:r w:rsidR="00E56765" w:rsidRPr="001972BC">
        <w:rPr>
          <w:rFonts w:ascii="Arial" w:hAnsi="Arial" w:cs="Arial"/>
        </w:rPr>
        <w:t xml:space="preserve">into </w:t>
      </w:r>
      <w:r w:rsidR="004A7349" w:rsidRPr="001972BC">
        <w:rPr>
          <w:rFonts w:ascii="Arial" w:hAnsi="Arial" w:cs="Arial"/>
        </w:rPr>
        <w:t xml:space="preserve">CRISPR </w:t>
      </w:r>
      <w:r w:rsidR="00CE0179" w:rsidRPr="001972BC">
        <w:rPr>
          <w:rFonts w:ascii="Arial" w:hAnsi="Arial" w:cs="Arial"/>
        </w:rPr>
        <w:t>loci</w:t>
      </w:r>
      <w:r w:rsidR="00E56765" w:rsidRPr="001972BC">
        <w:rPr>
          <w:rFonts w:ascii="Arial" w:hAnsi="Arial" w:cs="Arial"/>
        </w:rPr>
        <w:t xml:space="preserve"> on the host</w:t>
      </w:r>
      <w:del w:id="1" w:author="Common, Jack" w:date="2018-08-13T14:57:00Z">
        <w:r w:rsidR="009C6DB4" w:rsidRPr="001972BC" w:rsidDel="00701798">
          <w:rPr>
            <w:rFonts w:ascii="Arial" w:hAnsi="Arial" w:cs="Arial"/>
          </w:rPr>
          <w:delText>’s</w:delText>
        </w:r>
      </w:del>
      <w:r w:rsidR="00E56765" w:rsidRPr="001972BC">
        <w:rPr>
          <w:rFonts w:ascii="Arial" w:hAnsi="Arial" w:cs="Arial"/>
        </w:rPr>
        <w:t xml:space="preserve"> genome. </w:t>
      </w:r>
      <w:r w:rsidR="00830A43">
        <w:rPr>
          <w:rFonts w:ascii="Arial" w:hAnsi="Arial" w:cs="Arial"/>
        </w:rPr>
        <w:t xml:space="preserve">These loci consist of repeating sequences (“repeats”) </w:t>
      </w:r>
      <w:del w:id="2" w:author="Common, Jack" w:date="2018-08-13T14:59:00Z">
        <w:r w:rsidR="00830A43" w:rsidDel="004C4AFA">
          <w:rPr>
            <w:rFonts w:ascii="Arial" w:hAnsi="Arial" w:cs="Arial"/>
          </w:rPr>
          <w:delText>of typically around 30</w:delText>
        </w:r>
      </w:del>
      <w:del w:id="3" w:author="Common, Jack" w:date="2018-08-13T14:58:00Z">
        <w:r w:rsidR="00830A43" w:rsidDel="00701798">
          <w:rPr>
            <w:rFonts w:ascii="Arial" w:hAnsi="Arial" w:cs="Arial"/>
          </w:rPr>
          <w:delText xml:space="preserve"> </w:delText>
        </w:r>
      </w:del>
      <w:del w:id="4" w:author="Common, Jack" w:date="2018-08-13T14:59:00Z">
        <w:r w:rsidR="00830A43" w:rsidDel="004C4AFA">
          <w:rPr>
            <w:rFonts w:ascii="Arial" w:hAnsi="Arial" w:cs="Arial"/>
          </w:rPr>
          <w:delText xml:space="preserve">nt in length </w:delText>
        </w:r>
      </w:del>
      <w:r w:rsidR="00FD42C4">
        <w:rPr>
          <w:rFonts w:ascii="Arial" w:hAnsi="Arial" w:cs="Arial"/>
        </w:rPr>
        <w:t xml:space="preserve">which are interspaced by </w:t>
      </w:r>
      <w:del w:id="5" w:author="Common, Jack" w:date="2018-08-13T15:01:00Z">
        <w:r w:rsidR="00830A43" w:rsidDel="004C4AFA">
          <w:rPr>
            <w:rFonts w:ascii="Arial" w:hAnsi="Arial" w:cs="Arial"/>
          </w:rPr>
          <w:delText xml:space="preserve">variable </w:delText>
        </w:r>
      </w:del>
      <w:ins w:id="6" w:author="Common, Jack" w:date="2018-08-13T15:01:00Z">
        <w:r w:rsidR="004C4AFA">
          <w:rPr>
            <w:rFonts w:ascii="Arial" w:hAnsi="Arial" w:cs="Arial"/>
          </w:rPr>
          <w:t xml:space="preserve">phage-derived </w:t>
        </w:r>
      </w:ins>
      <w:r w:rsidR="00830A43">
        <w:rPr>
          <w:rFonts w:ascii="Arial" w:hAnsi="Arial" w:cs="Arial"/>
        </w:rPr>
        <w:t xml:space="preserve">sequences </w:t>
      </w:r>
      <w:ins w:id="7" w:author="Common, Jack" w:date="2018-08-13T15:01:00Z">
        <w:r w:rsidR="004C4AFA">
          <w:rPr>
            <w:rFonts w:ascii="Arial" w:hAnsi="Arial" w:cs="Arial"/>
          </w:rPr>
          <w:t>(“spacers”)</w:t>
        </w:r>
      </w:ins>
      <w:ins w:id="8" w:author="Common, Jack" w:date="2018-08-13T15:02:00Z">
        <w:r w:rsidR="00602646">
          <w:rPr>
            <w:rFonts w:ascii="Arial" w:hAnsi="Arial" w:cs="Arial"/>
          </w:rPr>
          <w:t>, typically around 30nt in length</w:t>
        </w:r>
      </w:ins>
      <w:del w:id="9" w:author="Common, Jack" w:date="2018-08-13T15:01:00Z">
        <w:r w:rsidR="00830A43" w:rsidDel="004C4AFA">
          <w:rPr>
            <w:rFonts w:ascii="Arial" w:hAnsi="Arial" w:cs="Arial"/>
          </w:rPr>
          <w:delText xml:space="preserve">of </w:delText>
        </w:r>
        <w:r w:rsidR="00E770DB" w:rsidDel="004C4AFA">
          <w:rPr>
            <w:rFonts w:ascii="Arial" w:hAnsi="Arial" w:cs="Arial"/>
          </w:rPr>
          <w:delText xml:space="preserve">a </w:delText>
        </w:r>
        <w:r w:rsidR="00830A43" w:rsidDel="004C4AFA">
          <w:rPr>
            <w:rFonts w:ascii="Arial" w:hAnsi="Arial" w:cs="Arial"/>
          </w:rPr>
          <w:delText xml:space="preserve">similar length </w:delText>
        </w:r>
        <w:r w:rsidR="00FD42C4" w:rsidDel="004C4AFA">
          <w:rPr>
            <w:rFonts w:ascii="Arial" w:hAnsi="Arial" w:cs="Arial"/>
          </w:rPr>
          <w:delText>that are phage-d</w:delText>
        </w:r>
        <w:r w:rsidR="00830A43" w:rsidDel="004C4AFA">
          <w:rPr>
            <w:rFonts w:ascii="Arial" w:hAnsi="Arial" w:cs="Arial"/>
          </w:rPr>
          <w:delText xml:space="preserve">erived </w:delText>
        </w:r>
        <w:r w:rsidR="00FD42C4" w:rsidDel="004C4AFA">
          <w:rPr>
            <w:rFonts w:ascii="Arial" w:hAnsi="Arial" w:cs="Arial"/>
          </w:rPr>
          <w:delText>(“spacers”)</w:delText>
        </w:r>
      </w:del>
      <w:r w:rsidR="00830A43">
        <w:rPr>
          <w:rFonts w:ascii="Arial" w:hAnsi="Arial" w:cs="Arial"/>
        </w:rPr>
        <w:t xml:space="preserve">. </w:t>
      </w:r>
      <w:r w:rsidR="00DA2A6A" w:rsidRPr="001972BC">
        <w:rPr>
          <w:rFonts w:ascii="Arial" w:hAnsi="Arial" w:cs="Arial"/>
        </w:rPr>
        <w:t xml:space="preserve">RNA transcripts of </w:t>
      </w:r>
      <w:r w:rsidR="00830A43">
        <w:rPr>
          <w:rFonts w:ascii="Arial" w:hAnsi="Arial" w:cs="Arial"/>
        </w:rPr>
        <w:t>CRISPR loci are processed and</w:t>
      </w:r>
      <w:r w:rsidR="000F1453" w:rsidRPr="001972BC">
        <w:rPr>
          <w:rFonts w:ascii="Arial" w:hAnsi="Arial" w:cs="Arial"/>
        </w:rPr>
        <w:t xml:space="preserve"> </w:t>
      </w:r>
      <w:r w:rsidR="00B61FD1" w:rsidRPr="001972BC">
        <w:rPr>
          <w:rFonts w:ascii="Arial" w:hAnsi="Arial" w:cs="Arial"/>
        </w:rPr>
        <w:t xml:space="preserve">form a </w:t>
      </w:r>
      <w:r w:rsidR="00E770DB">
        <w:rPr>
          <w:rFonts w:ascii="Arial" w:hAnsi="Arial" w:cs="Arial"/>
        </w:rPr>
        <w:t xml:space="preserve">ribonucleoprotein </w:t>
      </w:r>
      <w:r w:rsidR="00B61FD1" w:rsidRPr="001972BC">
        <w:rPr>
          <w:rFonts w:ascii="Arial" w:hAnsi="Arial" w:cs="Arial"/>
        </w:rPr>
        <w:t>complex</w:t>
      </w:r>
      <w:r w:rsidR="00DA2A6A" w:rsidRPr="001972BC">
        <w:rPr>
          <w:rFonts w:ascii="Arial" w:hAnsi="Arial" w:cs="Arial"/>
        </w:rPr>
        <w:t xml:space="preserve"> with </w:t>
      </w:r>
      <w:proofErr w:type="spellStart"/>
      <w:r w:rsidR="00DA2A6A" w:rsidRPr="001972BC">
        <w:rPr>
          <w:rFonts w:ascii="Arial" w:hAnsi="Arial" w:cs="Arial"/>
        </w:rPr>
        <w:t>Cas</w:t>
      </w:r>
      <w:proofErr w:type="spellEnd"/>
      <w:r w:rsidR="00DA2A6A" w:rsidRPr="001972BC">
        <w:rPr>
          <w:rFonts w:ascii="Arial" w:hAnsi="Arial" w:cs="Arial"/>
        </w:rPr>
        <w:t xml:space="preserve"> proteins </w:t>
      </w:r>
      <w:r w:rsidR="004C3521" w:rsidRPr="001972BC">
        <w:rPr>
          <w:rFonts w:ascii="Arial" w:hAnsi="Arial" w:cs="Arial"/>
        </w:rPr>
        <w:t>that</w:t>
      </w:r>
      <w:r w:rsidR="00E00E33" w:rsidRPr="001972BC">
        <w:rPr>
          <w:rFonts w:ascii="Arial" w:hAnsi="Arial" w:cs="Arial"/>
        </w:rPr>
        <w:t xml:space="preserve"> can </w:t>
      </w:r>
      <w:r w:rsidR="00D772F6" w:rsidRPr="001972BC">
        <w:rPr>
          <w:rFonts w:ascii="Arial" w:hAnsi="Arial" w:cs="Arial"/>
        </w:rPr>
        <w:t>recognise</w:t>
      </w:r>
      <w:r w:rsidR="00E00E33" w:rsidRPr="001972BC">
        <w:rPr>
          <w:rFonts w:ascii="Arial" w:hAnsi="Arial" w:cs="Arial"/>
        </w:rPr>
        <w:t xml:space="preserve"> </w:t>
      </w:r>
      <w:r w:rsidR="00AF1B1C" w:rsidRPr="001972BC">
        <w:rPr>
          <w:rFonts w:ascii="Arial" w:hAnsi="Arial" w:cs="Arial"/>
        </w:rPr>
        <w:t xml:space="preserve">and cleave complementary </w:t>
      </w:r>
      <w:r w:rsidR="00830A43" w:rsidRPr="00E770DB">
        <w:rPr>
          <w:rFonts w:ascii="Arial" w:hAnsi="Arial" w:cs="Arial"/>
        </w:rPr>
        <w:t>nucleic acid sequences</w:t>
      </w:r>
      <w:r w:rsidR="00AF1B1C" w:rsidRPr="001972BC">
        <w:rPr>
          <w:rFonts w:ascii="Arial" w:hAnsi="Arial" w:cs="Arial"/>
        </w:rPr>
        <w:t>,</w:t>
      </w:r>
      <w:r w:rsidR="0095053D" w:rsidRPr="001972BC">
        <w:rPr>
          <w:rFonts w:ascii="Arial" w:hAnsi="Arial" w:cs="Arial"/>
        </w:rPr>
        <w:t xml:space="preserve"> </w:t>
      </w:r>
      <w:r w:rsidR="00AF1B1C" w:rsidRPr="001972BC">
        <w:rPr>
          <w:rFonts w:ascii="Arial" w:hAnsi="Arial" w:cs="Arial"/>
        </w:rPr>
        <w:t>preventing</w:t>
      </w:r>
      <w:r w:rsidR="005000F2" w:rsidRPr="001972BC">
        <w:rPr>
          <w:rFonts w:ascii="Arial" w:hAnsi="Arial" w:cs="Arial"/>
        </w:rPr>
        <w:t xml:space="preserve"> future</w:t>
      </w:r>
      <w:r w:rsidR="00AF1B1C" w:rsidRPr="001972BC">
        <w:rPr>
          <w:rFonts w:ascii="Arial" w:hAnsi="Arial" w:cs="Arial"/>
        </w:rPr>
        <w:t xml:space="preserve"> infections </w:t>
      </w:r>
      <w:r w:rsidR="00EA47EA" w:rsidRPr="001972BC">
        <w:rPr>
          <w:rFonts w:ascii="Arial" w:hAnsi="Arial" w:cs="Arial"/>
        </w:rPr>
        <w:t xml:space="preserve">by </w:t>
      </w:r>
      <w:r w:rsidR="005000F2" w:rsidRPr="001972BC">
        <w:rPr>
          <w:rFonts w:ascii="Arial" w:hAnsi="Arial" w:cs="Arial"/>
        </w:rPr>
        <w:t xml:space="preserve">the same </w:t>
      </w:r>
      <w:r w:rsidR="00E14A55" w:rsidRPr="001972BC">
        <w:rPr>
          <w:rFonts w:ascii="Arial" w:hAnsi="Arial" w:cs="Arial"/>
        </w:rPr>
        <w:t xml:space="preserve">phage genotype. </w:t>
      </w:r>
      <w:r w:rsidR="00830A43" w:rsidRPr="001972BC">
        <w:rPr>
          <w:rFonts w:ascii="Arial" w:hAnsi="Arial" w:cs="Arial"/>
          <w:shd w:val="clear" w:color="auto" w:fill="FFFFFF"/>
        </w:rPr>
        <w:t>CRISPR-</w:t>
      </w:r>
      <w:proofErr w:type="spellStart"/>
      <w:r w:rsidR="00830A43" w:rsidRPr="001972BC">
        <w:rPr>
          <w:rFonts w:ascii="Arial" w:hAnsi="Arial" w:cs="Arial"/>
          <w:shd w:val="clear" w:color="auto" w:fill="FFFFFF"/>
        </w:rPr>
        <w:t>Cas</w:t>
      </w:r>
      <w:proofErr w:type="spellEnd"/>
      <w:r w:rsidR="00830A43" w:rsidRPr="001972BC">
        <w:rPr>
          <w:rFonts w:ascii="Arial" w:hAnsi="Arial" w:cs="Arial"/>
          <w:shd w:val="clear" w:color="auto" w:fill="FFFFFF"/>
        </w:rPr>
        <w:t xml:space="preserve"> systems are highly diverse, and are currently classified into 2 classes, 6 types and 33 subtypes based on their </w:t>
      </w:r>
      <w:proofErr w:type="spellStart"/>
      <w:r w:rsidR="00830A43" w:rsidRPr="001972BC">
        <w:rPr>
          <w:rFonts w:ascii="Arial" w:hAnsi="Arial" w:cs="Arial"/>
          <w:i/>
          <w:shd w:val="clear" w:color="auto" w:fill="FFFFFF"/>
        </w:rPr>
        <w:t>cas</w:t>
      </w:r>
      <w:proofErr w:type="spellEnd"/>
      <w:r w:rsidR="00830A43" w:rsidRPr="001972BC">
        <w:rPr>
          <w:rFonts w:ascii="Arial" w:hAnsi="Arial" w:cs="Arial"/>
          <w:shd w:val="clear" w:color="auto" w:fill="FFFFFF"/>
        </w:rPr>
        <w:t xml:space="preserve"> gene </w:t>
      </w:r>
      <w:r w:rsidR="001D0690" w:rsidRPr="001972BC">
        <w:rPr>
          <w:rFonts w:ascii="Arial" w:hAnsi="Arial" w:cs="Arial"/>
          <w:shd w:val="clear" w:color="auto" w:fill="FFFFFF"/>
        </w:rPr>
        <w:t xml:space="preserve">composition, gene </w:t>
      </w:r>
      <w:proofErr w:type="spellStart"/>
      <w:r w:rsidR="00830A43" w:rsidRPr="001972BC">
        <w:rPr>
          <w:rFonts w:ascii="Arial" w:hAnsi="Arial" w:cs="Arial"/>
          <w:shd w:val="clear" w:color="auto" w:fill="FFFFFF"/>
        </w:rPr>
        <w:t>synteny</w:t>
      </w:r>
      <w:proofErr w:type="spellEnd"/>
      <w:r w:rsidR="00830A43" w:rsidRPr="001972BC">
        <w:rPr>
          <w:rFonts w:ascii="Arial" w:hAnsi="Arial" w:cs="Arial"/>
          <w:shd w:val="clear" w:color="auto" w:fill="FFFFFF"/>
        </w:rPr>
        <w:t xml:space="preserve"> and CRISPR repeat sequences, with clear differences in the</w:t>
      </w:r>
      <w:r w:rsidR="001D0690" w:rsidRPr="001972BC">
        <w:rPr>
          <w:rFonts w:ascii="Arial" w:hAnsi="Arial" w:cs="Arial"/>
          <w:shd w:val="clear" w:color="auto" w:fill="FFFFFF"/>
        </w:rPr>
        <w:t xml:space="preserve"> </w:t>
      </w:r>
      <w:r w:rsidR="00830A43" w:rsidRPr="001972BC">
        <w:rPr>
          <w:rFonts w:ascii="Arial" w:hAnsi="Arial" w:cs="Arial"/>
          <w:shd w:val="clear" w:color="auto" w:fill="FFFFFF"/>
        </w:rPr>
        <w:t xml:space="preserve">molecular mechanisms of </w:t>
      </w:r>
      <w:r w:rsidR="001D0690" w:rsidRPr="001972BC">
        <w:rPr>
          <w:rFonts w:ascii="Arial" w:hAnsi="Arial" w:cs="Arial"/>
          <w:shd w:val="clear" w:color="auto" w:fill="FFFFFF"/>
        </w:rPr>
        <w:t>different variant systems</w:t>
      </w:r>
      <w:r w:rsidR="00830A43" w:rsidRPr="001972BC">
        <w:rPr>
          <w:rFonts w:ascii="Arial" w:hAnsi="Arial" w:cs="Arial"/>
          <w:shd w:val="clear" w:color="auto" w:fill="FFFFFF"/>
        </w:rPr>
        <w:t xml:space="preserve"> </w:t>
      </w:r>
      <w:r w:rsidR="00830A43" w:rsidRPr="001972BC">
        <w:rPr>
          <w:rFonts w:ascii="Arial" w:hAnsi="Arial" w:cs="Arial"/>
          <w:shd w:val="clear" w:color="auto" w:fill="FFFFFF"/>
        </w:rPr>
        <w:fldChar w:fldCharType="begin"/>
      </w:r>
      <w:r w:rsidR="00830A43" w:rsidRPr="001972BC">
        <w:rPr>
          <w:rFonts w:ascii="Arial" w:hAnsi="Arial" w:cs="Arial"/>
          <w:shd w:val="clear" w:color="auto" w:fill="FFFFFF"/>
        </w:rPr>
        <w:instrText xml:space="preserve"> ADDIN EN.CITE &lt;EndNote&gt;&lt;Cite&gt;&lt;Author&gt;Koonin&lt;/Author&gt;&lt;Year&gt;2017&lt;/Year&gt;&lt;RecNum&gt;3641&lt;/RecNum&gt;&lt;DisplayText&gt;(5)&lt;/DisplayText&gt;&lt;record&gt;&lt;rec-number&gt;3641&lt;/rec-number&gt;&lt;foreign-keys&gt;&lt;key app="EN" db-id="5wxff9rf2d90v3epsvaxat2lwvex2dzexvz2"&gt;3641&lt;/key&gt;&lt;/foreign-keys&gt;&lt;ref-type name="Journal Article"&gt;17&lt;/ref-type&gt;&lt;contributors&gt;&lt;authors&gt;&lt;author&gt;Koonin, E. V.&lt;/author&gt;&lt;author&gt;Makarova, K. S.&lt;/author&gt;&lt;author&gt;Zhang, F.&lt;/author&gt;&lt;/authors&gt;&lt;/contributors&gt;&lt;auth-address&gt;National Center for Biotechnology Information, National Library of Medicine, Bethesda, MD 20894, USA. Electronic address: koonin@ncbi.nlm.nih.gov.&amp;#xD;National Center for Biotechnology Information, National Library of Medicine, Bethesda, MD 20894, USA.&amp;#xD;Broad Institute of MIT and Harvard, Cambridge, MA 02142, USA; McGovern Institute for Brain Research at MIT, Cambridge, MA 02139, USA; Departments of Brain and Cognitive Science and Biological Engineering, Cambridge, MA 02139, USA.&lt;/auth-address&gt;&lt;titles&gt;&lt;title&gt;Diversity, classification and evolution of CRISPR-Cas systems&lt;/title&gt;&lt;secondary-title&gt;Curr Opin Microbiol&lt;/secondary-title&gt;&lt;alt-title&gt;Current opinion in microbiology&lt;/alt-title&gt;&lt;/titles&gt;&lt;pages&gt;67-78&lt;/pages&gt;&lt;volume&gt;37&lt;/volume&gt;&lt;dates&gt;&lt;year&gt;2017&lt;/year&gt;&lt;pub-dates&gt;&lt;date&gt;Jun 09&lt;/date&gt;&lt;/pub-dates&gt;&lt;/dates&gt;&lt;isbn&gt;1879-0364 (Electronic)&amp;#xD;1369-5274 (Linking)&lt;/isbn&gt;&lt;accession-num&gt;28605718&lt;/accession-num&gt;&lt;urls&gt;&lt;related-urls&gt;&lt;url&gt;http://www.ncbi.nlm.nih.gov/pubmed/28605718&lt;/url&gt;&lt;/related-urls&gt;&lt;/urls&gt;&lt;electronic-resource-num&gt;10.1016/j.mib.2017.05.008&lt;/electronic-resource-num&gt;&lt;/record&gt;&lt;/Cite&gt;&lt;/EndNote&gt;</w:instrText>
      </w:r>
      <w:r w:rsidR="00830A43" w:rsidRPr="001972BC">
        <w:rPr>
          <w:rFonts w:ascii="Arial" w:hAnsi="Arial" w:cs="Arial"/>
          <w:shd w:val="clear" w:color="auto" w:fill="FFFFFF"/>
        </w:rPr>
        <w:fldChar w:fldCharType="separate"/>
      </w:r>
      <w:r w:rsidR="00830A43" w:rsidRPr="001972BC">
        <w:rPr>
          <w:rFonts w:ascii="Arial" w:hAnsi="Arial" w:cs="Arial"/>
          <w:noProof/>
          <w:shd w:val="clear" w:color="auto" w:fill="FFFFFF"/>
        </w:rPr>
        <w:t>(</w:t>
      </w:r>
      <w:hyperlink w:anchor="_ENREF_5" w:tooltip="Koonin, 2017 #3641" w:history="1">
        <w:r w:rsidR="00830A43" w:rsidRPr="001972BC">
          <w:rPr>
            <w:rFonts w:ascii="Arial" w:hAnsi="Arial" w:cs="Arial"/>
            <w:noProof/>
            <w:shd w:val="clear" w:color="auto" w:fill="FFFFFF"/>
          </w:rPr>
          <w:t>5</w:t>
        </w:r>
      </w:hyperlink>
      <w:r w:rsidR="00830A43" w:rsidRPr="001972BC">
        <w:rPr>
          <w:rFonts w:ascii="Arial" w:hAnsi="Arial" w:cs="Arial"/>
          <w:noProof/>
          <w:shd w:val="clear" w:color="auto" w:fill="FFFFFF"/>
        </w:rPr>
        <w:t>)</w:t>
      </w:r>
      <w:r w:rsidR="00830A43" w:rsidRPr="001972BC">
        <w:rPr>
          <w:rFonts w:ascii="Arial" w:hAnsi="Arial" w:cs="Arial"/>
          <w:shd w:val="clear" w:color="auto" w:fill="FFFFFF"/>
        </w:rPr>
        <w:fldChar w:fldCharType="end"/>
      </w:r>
      <w:r w:rsidR="00830A43" w:rsidRPr="001972BC">
        <w:rPr>
          <w:rFonts w:ascii="Arial" w:hAnsi="Arial" w:cs="Arial"/>
          <w:shd w:val="clear" w:color="auto" w:fill="FFFFFF"/>
        </w:rPr>
        <w:t>.</w:t>
      </w:r>
    </w:p>
    <w:p w14:paraId="03AC4790" w14:textId="0C5094CD" w:rsidR="001D0690" w:rsidRDefault="001D0690" w:rsidP="001972BC">
      <w:pPr>
        <w:spacing w:line="360" w:lineRule="auto"/>
        <w:jc w:val="both"/>
        <w:rPr>
          <w:rFonts w:ascii="Arial" w:hAnsi="Arial" w:cs="Arial"/>
        </w:rPr>
      </w:pPr>
      <w:r>
        <w:rPr>
          <w:rFonts w:ascii="Arial" w:hAnsi="Arial" w:cs="Arial"/>
        </w:rPr>
        <w:t>In some natural environments, bacteria with CRISPR-</w:t>
      </w:r>
      <w:proofErr w:type="spellStart"/>
      <w:r>
        <w:rPr>
          <w:rFonts w:ascii="Arial" w:hAnsi="Arial" w:cs="Arial"/>
        </w:rPr>
        <w:t>Cas</w:t>
      </w:r>
      <w:proofErr w:type="spellEnd"/>
      <w:r>
        <w:rPr>
          <w:rFonts w:ascii="Arial" w:hAnsi="Arial" w:cs="Arial"/>
        </w:rPr>
        <w:t xml:space="preserve"> systems and their </w:t>
      </w:r>
      <w:proofErr w:type="spellStart"/>
      <w:r>
        <w:rPr>
          <w:rFonts w:ascii="Arial" w:hAnsi="Arial" w:cs="Arial"/>
        </w:rPr>
        <w:t>phages</w:t>
      </w:r>
      <w:proofErr w:type="spellEnd"/>
      <w:r>
        <w:rPr>
          <w:rFonts w:ascii="Arial" w:hAnsi="Arial" w:cs="Arial"/>
        </w:rPr>
        <w:t xml:space="preserve"> appear to coevolve over long time periods (</w:t>
      </w:r>
      <w:proofErr w:type="spellStart"/>
      <w:r>
        <w:rPr>
          <w:rFonts w:ascii="Arial" w:hAnsi="Arial" w:cs="Arial"/>
        </w:rPr>
        <w:t>Banfield</w:t>
      </w:r>
      <w:proofErr w:type="spellEnd"/>
      <w:r>
        <w:rPr>
          <w:rFonts w:ascii="Arial" w:hAnsi="Arial" w:cs="Arial"/>
        </w:rPr>
        <w:t>; Price</w:t>
      </w:r>
      <w:proofErr w:type="gramStart"/>
      <w:r>
        <w:rPr>
          <w:rFonts w:ascii="Arial" w:hAnsi="Arial" w:cs="Arial"/>
        </w:rPr>
        <w:t>? ;</w:t>
      </w:r>
      <w:proofErr w:type="gramEnd"/>
      <w:r>
        <w:rPr>
          <w:rFonts w:ascii="Arial" w:hAnsi="Arial" w:cs="Arial"/>
        </w:rPr>
        <w:t xml:space="preserve"> </w:t>
      </w:r>
      <w:proofErr w:type="spellStart"/>
      <w:r>
        <w:rPr>
          <w:rFonts w:ascii="Arial" w:hAnsi="Arial" w:cs="Arial"/>
        </w:rPr>
        <w:t>Sundberg</w:t>
      </w:r>
      <w:proofErr w:type="spellEnd"/>
      <w:r>
        <w:rPr>
          <w:rFonts w:ascii="Arial" w:hAnsi="Arial" w:cs="Arial"/>
        </w:rPr>
        <w:t xml:space="preserve">). However, studying the dynamics of these coevolutionary interactions under controlled laboratory conditions has been difficult due to the scarcity of </w:t>
      </w:r>
      <w:r w:rsidR="00C2715E">
        <w:rPr>
          <w:rFonts w:ascii="Arial" w:hAnsi="Arial" w:cs="Arial"/>
        </w:rPr>
        <w:t xml:space="preserve">available </w:t>
      </w:r>
      <w:r>
        <w:rPr>
          <w:rFonts w:ascii="Arial" w:hAnsi="Arial" w:cs="Arial"/>
        </w:rPr>
        <w:t>model systems. Specifically, while many bacteria encode CRISPR-</w:t>
      </w:r>
      <w:proofErr w:type="spellStart"/>
      <w:r>
        <w:rPr>
          <w:rFonts w:ascii="Arial" w:hAnsi="Arial" w:cs="Arial"/>
        </w:rPr>
        <w:t>Cas</w:t>
      </w:r>
      <w:proofErr w:type="spellEnd"/>
      <w:r>
        <w:rPr>
          <w:rFonts w:ascii="Arial" w:hAnsi="Arial" w:cs="Arial"/>
        </w:rPr>
        <w:t xml:space="preserve"> immune systems, the vast majority of these bacteria do not evolve CRISPR-based immunity upon phage or plasmid infection, or do so at </w:t>
      </w:r>
      <w:r w:rsidR="00C2715E">
        <w:rPr>
          <w:rFonts w:ascii="Arial" w:hAnsi="Arial" w:cs="Arial"/>
        </w:rPr>
        <w:t>such</w:t>
      </w:r>
      <w:r>
        <w:rPr>
          <w:rFonts w:ascii="Arial" w:hAnsi="Arial" w:cs="Arial"/>
        </w:rPr>
        <w:t xml:space="preserve"> low frequencies that </w:t>
      </w:r>
      <w:r w:rsidR="00C2715E">
        <w:rPr>
          <w:rFonts w:ascii="Arial" w:hAnsi="Arial" w:cs="Arial"/>
        </w:rPr>
        <w:t xml:space="preserve">they </w:t>
      </w:r>
      <w:r>
        <w:rPr>
          <w:rFonts w:ascii="Arial" w:hAnsi="Arial" w:cs="Arial"/>
        </w:rPr>
        <w:t>are detectable only with deep-sequencing approaches</w:t>
      </w:r>
      <w:r w:rsidR="00C2715E">
        <w:rPr>
          <w:rFonts w:ascii="Arial" w:hAnsi="Arial" w:cs="Arial"/>
        </w:rPr>
        <w:t xml:space="preserve"> and unlikely to significantly contribute to the reciprocal selection between the host and the parasite</w:t>
      </w:r>
      <w:r>
        <w:rPr>
          <w:rFonts w:ascii="Arial" w:hAnsi="Arial" w:cs="Arial"/>
        </w:rPr>
        <w:t xml:space="preserve"> (refs).</w:t>
      </w:r>
      <w:r w:rsidR="00C2715E">
        <w:rPr>
          <w:rFonts w:ascii="Arial" w:hAnsi="Arial" w:cs="Arial"/>
        </w:rPr>
        <w:t xml:space="preserve"> Currently only two bacterial species have been found to naturally evolve high levels of CRISPR immunity under laboratory conditions, namely </w:t>
      </w:r>
      <w:r w:rsidR="00C2715E" w:rsidRPr="001972BC">
        <w:rPr>
          <w:rFonts w:ascii="Arial" w:hAnsi="Arial" w:cs="Arial"/>
          <w:i/>
        </w:rPr>
        <w:t xml:space="preserve">Streptococcus </w:t>
      </w:r>
      <w:proofErr w:type="spellStart"/>
      <w:r w:rsidR="00C2715E" w:rsidRPr="001972BC">
        <w:rPr>
          <w:rFonts w:ascii="Arial" w:hAnsi="Arial" w:cs="Arial"/>
          <w:i/>
        </w:rPr>
        <w:t>thermophilus</w:t>
      </w:r>
      <w:proofErr w:type="spellEnd"/>
      <w:r w:rsidR="00C2715E">
        <w:rPr>
          <w:rFonts w:ascii="Arial" w:hAnsi="Arial" w:cs="Arial"/>
        </w:rPr>
        <w:t xml:space="preserve"> strains </w:t>
      </w:r>
      <w:r w:rsidR="00935CD0" w:rsidRPr="00B9556A">
        <w:rPr>
          <w:rFonts w:ascii="Arial" w:hAnsi="Arial" w:cs="Arial"/>
        </w:rPr>
        <w:t>DGCC7710</w:t>
      </w:r>
      <w:r w:rsidR="00935CD0" w:rsidRPr="00B9556A">
        <w:rPr>
          <w:rFonts w:ascii="Arial" w:hAnsi="Arial" w:cs="Arial"/>
          <w:i/>
        </w:rPr>
        <w:t xml:space="preserve"> </w:t>
      </w:r>
      <w:r w:rsidR="00C2715E">
        <w:rPr>
          <w:rFonts w:ascii="Arial" w:hAnsi="Arial" w:cs="Arial"/>
        </w:rPr>
        <w:t xml:space="preserve">and </w:t>
      </w:r>
      <w:r w:rsidR="00935CD0">
        <w:rPr>
          <w:rFonts w:ascii="Arial" w:hAnsi="Arial" w:cs="Arial"/>
        </w:rPr>
        <w:t>LMD-9 (</w:t>
      </w:r>
      <w:proofErr w:type="spellStart"/>
      <w:r w:rsidR="00935CD0">
        <w:rPr>
          <w:rFonts w:ascii="Arial" w:hAnsi="Arial" w:cs="Arial"/>
        </w:rPr>
        <w:t>Barrangou</w:t>
      </w:r>
      <w:proofErr w:type="spellEnd"/>
      <w:r w:rsidR="00935CD0">
        <w:rPr>
          <w:rFonts w:ascii="Arial" w:hAnsi="Arial" w:cs="Arial"/>
        </w:rPr>
        <w:t xml:space="preserve"> 2008; Horvath 2009),</w:t>
      </w:r>
      <w:r w:rsidR="00C2715E">
        <w:rPr>
          <w:rFonts w:ascii="Arial" w:hAnsi="Arial" w:cs="Arial"/>
        </w:rPr>
        <w:t xml:space="preserve"> and </w:t>
      </w:r>
      <w:r w:rsidR="00C2715E" w:rsidRPr="001972BC">
        <w:rPr>
          <w:rFonts w:ascii="Arial" w:hAnsi="Arial" w:cs="Arial"/>
          <w:i/>
        </w:rPr>
        <w:t>Pseudomonas aeruginosa</w:t>
      </w:r>
      <w:r w:rsidR="00C2715E">
        <w:rPr>
          <w:rFonts w:ascii="Arial" w:hAnsi="Arial" w:cs="Arial"/>
        </w:rPr>
        <w:t xml:space="preserve"> strain UCBPP-PA14</w:t>
      </w:r>
      <w:r w:rsidR="00935CD0">
        <w:rPr>
          <w:rFonts w:ascii="Arial" w:hAnsi="Arial" w:cs="Arial"/>
        </w:rPr>
        <w:t xml:space="preserve"> (</w:t>
      </w:r>
      <w:proofErr w:type="spellStart"/>
      <w:r w:rsidR="00935CD0">
        <w:rPr>
          <w:rFonts w:ascii="Arial" w:hAnsi="Arial" w:cs="Arial"/>
        </w:rPr>
        <w:t>Westra</w:t>
      </w:r>
      <w:proofErr w:type="spellEnd"/>
      <w:r w:rsidR="00935CD0">
        <w:rPr>
          <w:rFonts w:ascii="Arial" w:hAnsi="Arial" w:cs="Arial"/>
        </w:rPr>
        <w:t xml:space="preserve"> </w:t>
      </w:r>
      <w:proofErr w:type="spellStart"/>
      <w:r w:rsidR="00935CD0">
        <w:rPr>
          <w:rFonts w:ascii="Arial" w:hAnsi="Arial" w:cs="Arial"/>
        </w:rPr>
        <w:t>Curr</w:t>
      </w:r>
      <w:proofErr w:type="spellEnd"/>
      <w:r w:rsidR="00935CD0">
        <w:rPr>
          <w:rFonts w:ascii="Arial" w:hAnsi="Arial" w:cs="Arial"/>
        </w:rPr>
        <w:t xml:space="preserve"> </w:t>
      </w:r>
      <w:proofErr w:type="spellStart"/>
      <w:r w:rsidR="00935CD0">
        <w:rPr>
          <w:rFonts w:ascii="Arial" w:hAnsi="Arial" w:cs="Arial"/>
        </w:rPr>
        <w:t>Biol</w:t>
      </w:r>
      <w:proofErr w:type="spellEnd"/>
      <w:r w:rsidR="00935CD0">
        <w:rPr>
          <w:rFonts w:ascii="Arial" w:hAnsi="Arial" w:cs="Arial"/>
        </w:rPr>
        <w:t>)</w:t>
      </w:r>
      <w:r w:rsidR="00484D0A">
        <w:rPr>
          <w:rFonts w:ascii="Arial" w:hAnsi="Arial" w:cs="Arial"/>
        </w:rPr>
        <w:t>.</w:t>
      </w:r>
    </w:p>
    <w:p w14:paraId="34EDF581" w14:textId="30BFAE6D" w:rsidR="00306C67" w:rsidRDefault="00C2715E" w:rsidP="001972BC">
      <w:pPr>
        <w:spacing w:line="360" w:lineRule="auto"/>
        <w:jc w:val="both"/>
        <w:rPr>
          <w:rFonts w:ascii="Arial" w:hAnsi="Arial" w:cs="Arial"/>
        </w:rPr>
      </w:pPr>
      <w:commentRangeStart w:id="10"/>
      <w:r>
        <w:rPr>
          <w:rFonts w:ascii="Arial" w:hAnsi="Arial" w:cs="Arial"/>
        </w:rPr>
        <w:t xml:space="preserve">Early studies </w:t>
      </w:r>
      <w:commentRangeEnd w:id="10"/>
      <w:r w:rsidR="008C0662">
        <w:rPr>
          <w:rStyle w:val="CommentReference"/>
        </w:rPr>
        <w:commentReference w:id="10"/>
      </w:r>
      <w:r>
        <w:rPr>
          <w:rFonts w:ascii="Arial" w:hAnsi="Arial" w:cs="Arial"/>
        </w:rPr>
        <w:t xml:space="preserve">with </w:t>
      </w:r>
      <w:r w:rsidRPr="001972BC">
        <w:rPr>
          <w:rFonts w:ascii="Arial" w:hAnsi="Arial" w:cs="Arial"/>
          <w:i/>
        </w:rPr>
        <w:t xml:space="preserve">S. </w:t>
      </w:r>
      <w:proofErr w:type="spellStart"/>
      <w:r w:rsidRPr="001972BC">
        <w:rPr>
          <w:rFonts w:ascii="Arial" w:hAnsi="Arial" w:cs="Arial"/>
          <w:i/>
        </w:rPr>
        <w:t>thermophilus</w:t>
      </w:r>
      <w:proofErr w:type="spellEnd"/>
      <w:r>
        <w:rPr>
          <w:rFonts w:ascii="Arial" w:hAnsi="Arial" w:cs="Arial"/>
        </w:rPr>
        <w:t xml:space="preserve"> demonstrated that phage can</w:t>
      </w:r>
      <w:r w:rsidRPr="001972BC">
        <w:rPr>
          <w:rFonts w:ascii="Arial" w:hAnsi="Arial" w:cs="Arial"/>
        </w:rPr>
        <w:t xml:space="preserve"> </w:t>
      </w:r>
      <w:r w:rsidR="002365C7" w:rsidRPr="001972BC">
        <w:rPr>
          <w:rFonts w:ascii="Arial" w:hAnsi="Arial" w:cs="Arial"/>
        </w:rPr>
        <w:t>overcome</w:t>
      </w:r>
      <w:r w:rsidR="0047485F" w:rsidRPr="001972BC">
        <w:rPr>
          <w:rFonts w:ascii="Arial" w:hAnsi="Arial" w:cs="Arial"/>
        </w:rPr>
        <w:t xml:space="preserve"> CRISPR</w:t>
      </w:r>
      <w:r>
        <w:rPr>
          <w:rFonts w:ascii="Arial" w:hAnsi="Arial" w:cs="Arial"/>
        </w:rPr>
        <w:t xml:space="preserve"> immunity through the</w:t>
      </w:r>
      <w:r w:rsidRPr="001972BC">
        <w:rPr>
          <w:rFonts w:ascii="Arial" w:hAnsi="Arial" w:cs="Arial"/>
        </w:rPr>
        <w:t xml:space="preserve"> evol</w:t>
      </w:r>
      <w:r>
        <w:rPr>
          <w:rFonts w:ascii="Arial" w:hAnsi="Arial" w:cs="Arial"/>
        </w:rPr>
        <w:t>ution of</w:t>
      </w:r>
      <w:r w:rsidRPr="001972BC">
        <w:rPr>
          <w:rFonts w:ascii="Arial" w:hAnsi="Arial" w:cs="Arial"/>
        </w:rPr>
        <w:t xml:space="preserve"> </w:t>
      </w:r>
      <w:r w:rsidR="00211E2B" w:rsidRPr="001972BC">
        <w:rPr>
          <w:rFonts w:ascii="Arial" w:hAnsi="Arial" w:cs="Arial"/>
        </w:rPr>
        <w:t xml:space="preserve">point mutations in the </w:t>
      </w:r>
      <w:r>
        <w:rPr>
          <w:rFonts w:ascii="Arial" w:hAnsi="Arial" w:cs="Arial"/>
        </w:rPr>
        <w:t>sequence</w:t>
      </w:r>
      <w:r w:rsidRPr="001972BC">
        <w:rPr>
          <w:rFonts w:ascii="Arial" w:hAnsi="Arial" w:cs="Arial"/>
        </w:rPr>
        <w:t xml:space="preserve"> </w:t>
      </w:r>
      <w:r w:rsidR="00211E2B" w:rsidRPr="001972BC">
        <w:rPr>
          <w:rFonts w:ascii="Arial" w:hAnsi="Arial" w:cs="Arial"/>
        </w:rPr>
        <w:t>targeted by</w:t>
      </w:r>
      <w:r w:rsidR="002818D7" w:rsidRPr="001972BC">
        <w:rPr>
          <w:rFonts w:ascii="Arial" w:hAnsi="Arial" w:cs="Arial"/>
        </w:rPr>
        <w:t xml:space="preserve"> </w:t>
      </w:r>
      <w:r w:rsidR="004356A1" w:rsidRPr="001972BC">
        <w:rPr>
          <w:rFonts w:ascii="Arial" w:hAnsi="Arial" w:cs="Arial"/>
        </w:rPr>
        <w:t>the spacers</w:t>
      </w:r>
      <w:r w:rsidR="00EA47EA" w:rsidRPr="001972BC">
        <w:rPr>
          <w:rFonts w:ascii="Arial" w:hAnsi="Arial" w:cs="Arial"/>
        </w:rPr>
        <w:t xml:space="preserve"> (the so-called protospacer)</w:t>
      </w:r>
      <w:ins w:id="11" w:author="Common, Jack" w:date="2018-08-13T15:05:00Z">
        <w:r w:rsidR="008B7142">
          <w:rPr>
            <w:rFonts w:ascii="Arial" w:hAnsi="Arial" w:cs="Arial"/>
          </w:rPr>
          <w:t>.</w:t>
        </w:r>
      </w:ins>
      <w:ins w:id="12" w:author="Common, Jack" w:date="2018-08-13T15:18:00Z">
        <w:r w:rsidR="008B7142">
          <w:rPr>
            <w:rFonts w:ascii="Arial" w:hAnsi="Arial" w:cs="Arial"/>
          </w:rPr>
          <w:t xml:space="preserve"> </w:t>
        </w:r>
      </w:ins>
      <w:ins w:id="13" w:author="Common, Jack" w:date="2018-08-13T15:05:00Z">
        <w:r w:rsidR="008C0662">
          <w:rPr>
            <w:rFonts w:ascii="Arial" w:hAnsi="Arial" w:cs="Arial"/>
          </w:rPr>
          <w:t>Point mutation</w:t>
        </w:r>
      </w:ins>
      <w:ins w:id="14" w:author="Common, Jack" w:date="2018-08-13T15:06:00Z">
        <w:r w:rsidR="008C0662">
          <w:rPr>
            <w:rFonts w:ascii="Arial" w:hAnsi="Arial" w:cs="Arial"/>
          </w:rPr>
          <w:t xml:space="preserve">s in the </w:t>
        </w:r>
      </w:ins>
      <w:del w:id="15" w:author="Common, Jack" w:date="2018-08-13T15:05:00Z">
        <w:r w:rsidR="00211E2B" w:rsidRPr="001972BC" w:rsidDel="008C0662">
          <w:rPr>
            <w:rFonts w:ascii="Arial" w:hAnsi="Arial" w:cs="Arial"/>
          </w:rPr>
          <w:delText>, or in</w:delText>
        </w:r>
        <w:r w:rsidR="00CD1B55" w:rsidRPr="001972BC" w:rsidDel="008C0662">
          <w:rPr>
            <w:rFonts w:ascii="Arial" w:hAnsi="Arial" w:cs="Arial"/>
          </w:rPr>
          <w:delText xml:space="preserve"> the </w:delText>
        </w:r>
      </w:del>
      <w:r w:rsidR="00867498" w:rsidRPr="001972BC">
        <w:rPr>
          <w:rFonts w:ascii="Arial" w:hAnsi="Arial" w:cs="Arial"/>
        </w:rPr>
        <w:t>protospacer</w:t>
      </w:r>
      <w:r w:rsidR="001E55ED" w:rsidRPr="001972BC">
        <w:rPr>
          <w:rFonts w:ascii="Arial" w:hAnsi="Arial" w:cs="Arial"/>
        </w:rPr>
        <w:t>-</w:t>
      </w:r>
      <w:r w:rsidR="00867498" w:rsidRPr="001972BC">
        <w:rPr>
          <w:rFonts w:ascii="Arial" w:hAnsi="Arial" w:cs="Arial"/>
        </w:rPr>
        <w:t>adjacent motif (PAM</w:t>
      </w:r>
      <w:r w:rsidRPr="001972BC">
        <w:rPr>
          <w:rFonts w:ascii="Arial" w:hAnsi="Arial" w:cs="Arial"/>
        </w:rPr>
        <w:t>)</w:t>
      </w:r>
      <w:r w:rsidR="00D3313C" w:rsidRPr="00D3313C">
        <w:rPr>
          <w:rFonts w:ascii="Arial" w:hAnsi="Arial" w:cs="Arial"/>
        </w:rPr>
        <w:t xml:space="preserve"> </w:t>
      </w:r>
      <w:r w:rsidR="00D3313C">
        <w:rPr>
          <w:rFonts w:ascii="Arial" w:hAnsi="Arial" w:cs="Arial"/>
        </w:rPr>
        <w:t>(</w:t>
      </w:r>
      <w:proofErr w:type="spellStart"/>
      <w:r w:rsidR="00D3313C">
        <w:rPr>
          <w:rFonts w:ascii="Arial" w:hAnsi="Arial" w:cs="Arial"/>
        </w:rPr>
        <w:t>Deveau</w:t>
      </w:r>
      <w:proofErr w:type="spellEnd"/>
      <w:r w:rsidR="00D3313C">
        <w:rPr>
          <w:rFonts w:ascii="Arial" w:hAnsi="Arial" w:cs="Arial"/>
        </w:rPr>
        <w:t xml:space="preserve"> </w:t>
      </w:r>
      <w:proofErr w:type="spellStart"/>
      <w:r w:rsidR="00D3313C">
        <w:rPr>
          <w:rFonts w:ascii="Arial" w:hAnsi="Arial" w:cs="Arial"/>
        </w:rPr>
        <w:t>JBac</w:t>
      </w:r>
      <w:proofErr w:type="spellEnd"/>
      <w:r w:rsidR="00D3313C">
        <w:rPr>
          <w:rFonts w:ascii="Arial" w:hAnsi="Arial" w:cs="Arial"/>
        </w:rPr>
        <w:t xml:space="preserve"> 2008)</w:t>
      </w:r>
      <w:ins w:id="16" w:author="Common, Jack" w:date="2018-08-13T15:06:00Z">
        <w:r w:rsidR="008C0662">
          <w:rPr>
            <w:rFonts w:ascii="Arial" w:hAnsi="Arial" w:cs="Arial"/>
          </w:rPr>
          <w:t xml:space="preserve">, </w:t>
        </w:r>
      </w:ins>
      <w:del w:id="17" w:author="Common, Jack" w:date="2018-08-13T15:06:00Z">
        <w:r w:rsidDel="008C0662">
          <w:rPr>
            <w:rFonts w:ascii="Arial" w:hAnsi="Arial" w:cs="Arial"/>
          </w:rPr>
          <w:delText>,</w:delText>
        </w:r>
        <w:r w:rsidRPr="001972BC" w:rsidDel="008C0662">
          <w:rPr>
            <w:rFonts w:ascii="Arial" w:hAnsi="Arial" w:cs="Arial"/>
          </w:rPr>
          <w:delText xml:space="preserve"> </w:delText>
        </w:r>
        <w:r w:rsidR="00D3313C" w:rsidDel="008C0662">
          <w:rPr>
            <w:rFonts w:ascii="Arial" w:hAnsi="Arial" w:cs="Arial"/>
          </w:rPr>
          <w:delText xml:space="preserve">which is </w:delText>
        </w:r>
      </w:del>
      <w:r w:rsidR="00CD1B55" w:rsidRPr="001972BC">
        <w:rPr>
          <w:rFonts w:ascii="Arial" w:hAnsi="Arial" w:cs="Arial"/>
        </w:rPr>
        <w:t xml:space="preserve">a conserved </w:t>
      </w:r>
      <w:r w:rsidR="00D71511" w:rsidRPr="001972BC">
        <w:rPr>
          <w:rFonts w:ascii="Arial" w:hAnsi="Arial" w:cs="Arial"/>
        </w:rPr>
        <w:t xml:space="preserve">sequence </w:t>
      </w:r>
      <w:r>
        <w:rPr>
          <w:rFonts w:ascii="Arial" w:hAnsi="Arial" w:cs="Arial"/>
        </w:rPr>
        <w:t>immediately</w:t>
      </w:r>
      <w:r w:rsidR="009C6FB8" w:rsidRPr="001972BC">
        <w:rPr>
          <w:rFonts w:ascii="Arial" w:hAnsi="Arial" w:cs="Arial"/>
        </w:rPr>
        <w:t xml:space="preserve"> </w:t>
      </w:r>
      <w:r w:rsidR="00EA47EA" w:rsidRPr="001972BC">
        <w:rPr>
          <w:rFonts w:ascii="Arial" w:hAnsi="Arial" w:cs="Arial"/>
        </w:rPr>
        <w:t xml:space="preserve">adjacent </w:t>
      </w:r>
      <w:r w:rsidR="006404DA" w:rsidRPr="001972BC">
        <w:rPr>
          <w:rFonts w:ascii="Arial" w:hAnsi="Arial" w:cs="Arial"/>
        </w:rPr>
        <w:t>to</w:t>
      </w:r>
      <w:r w:rsidR="009C6FB8" w:rsidRPr="001972BC">
        <w:rPr>
          <w:rFonts w:ascii="Arial" w:hAnsi="Arial" w:cs="Arial"/>
        </w:rPr>
        <w:t xml:space="preserve"> </w:t>
      </w:r>
      <w:r>
        <w:rPr>
          <w:rFonts w:ascii="Arial" w:hAnsi="Arial" w:cs="Arial"/>
        </w:rPr>
        <w:t>the</w:t>
      </w:r>
      <w:r w:rsidRPr="001972BC">
        <w:rPr>
          <w:rFonts w:ascii="Arial" w:hAnsi="Arial" w:cs="Arial"/>
        </w:rPr>
        <w:t xml:space="preserve"> </w:t>
      </w:r>
      <w:r w:rsidR="009C6FB8" w:rsidRPr="001972BC">
        <w:rPr>
          <w:rFonts w:ascii="Arial" w:hAnsi="Arial" w:cs="Arial"/>
        </w:rPr>
        <w:t>protospacer</w:t>
      </w:r>
      <w:r w:rsidR="00D4752A" w:rsidRPr="001972BC">
        <w:rPr>
          <w:rFonts w:ascii="Arial" w:hAnsi="Arial" w:cs="Arial"/>
        </w:rPr>
        <w:t xml:space="preserve"> </w:t>
      </w:r>
      <w:r w:rsidR="00D3313C">
        <w:rPr>
          <w:rFonts w:ascii="Arial" w:hAnsi="Arial" w:cs="Arial"/>
        </w:rPr>
        <w:t>that</w:t>
      </w:r>
      <w:r>
        <w:rPr>
          <w:rFonts w:ascii="Arial" w:hAnsi="Arial" w:cs="Arial"/>
        </w:rPr>
        <w:t xml:space="preserve"> is</w:t>
      </w:r>
      <w:r w:rsidR="009D075D" w:rsidRPr="001972BC">
        <w:rPr>
          <w:rFonts w:ascii="Arial" w:hAnsi="Arial" w:cs="Arial"/>
        </w:rPr>
        <w:t xml:space="preserve"> u</w:t>
      </w:r>
      <w:r w:rsidR="009C6FB8" w:rsidRPr="001972BC">
        <w:rPr>
          <w:rFonts w:ascii="Arial" w:hAnsi="Arial" w:cs="Arial"/>
        </w:rPr>
        <w:t xml:space="preserve">sed by the host to discriminate between </w:t>
      </w:r>
      <w:proofErr w:type="spellStart"/>
      <w:r w:rsidR="009C6FB8" w:rsidRPr="001972BC">
        <w:rPr>
          <w:rFonts w:ascii="Arial" w:hAnsi="Arial" w:cs="Arial"/>
        </w:rPr>
        <w:t xml:space="preserve">self </w:t>
      </w:r>
      <w:r>
        <w:rPr>
          <w:rFonts w:ascii="Arial" w:hAnsi="Arial" w:cs="Arial"/>
        </w:rPr>
        <w:t>(i.e.</w:t>
      </w:r>
      <w:proofErr w:type="spellEnd"/>
      <w:r>
        <w:rPr>
          <w:rFonts w:ascii="Arial" w:hAnsi="Arial" w:cs="Arial"/>
        </w:rPr>
        <w:t xml:space="preserve"> CRISPR arrays) </w:t>
      </w:r>
      <w:r w:rsidR="009C6FB8" w:rsidRPr="001972BC">
        <w:rPr>
          <w:rFonts w:ascii="Arial" w:hAnsi="Arial" w:cs="Arial"/>
        </w:rPr>
        <w:t>and non-</w:t>
      </w:r>
      <w:proofErr w:type="spellStart"/>
      <w:r w:rsidR="009C6FB8" w:rsidRPr="001972BC">
        <w:rPr>
          <w:rFonts w:ascii="Arial" w:hAnsi="Arial" w:cs="Arial"/>
        </w:rPr>
        <w:t xml:space="preserve">self </w:t>
      </w:r>
      <w:r>
        <w:rPr>
          <w:rFonts w:ascii="Arial" w:hAnsi="Arial" w:cs="Arial"/>
        </w:rPr>
        <w:t>(e.g.</w:t>
      </w:r>
      <w:proofErr w:type="spellEnd"/>
      <w:r>
        <w:rPr>
          <w:rFonts w:ascii="Arial" w:hAnsi="Arial" w:cs="Arial"/>
        </w:rPr>
        <w:t xml:space="preserve"> phage) </w:t>
      </w:r>
      <w:r w:rsidR="009C6FB8" w:rsidRPr="001972BC">
        <w:rPr>
          <w:rFonts w:ascii="Arial" w:hAnsi="Arial" w:cs="Arial"/>
        </w:rPr>
        <w:t>DNA</w:t>
      </w:r>
      <w:ins w:id="18" w:author="Common, Jack" w:date="2018-08-13T15:06:00Z">
        <w:r w:rsidR="008C0662">
          <w:rPr>
            <w:rFonts w:ascii="Arial" w:hAnsi="Arial" w:cs="Arial"/>
          </w:rPr>
          <w:t>, can also confer escape from CRISPR immunity</w:t>
        </w:r>
      </w:ins>
      <w:r w:rsidR="00C720D8" w:rsidRPr="001972BC">
        <w:rPr>
          <w:rFonts w:ascii="Arial" w:hAnsi="Arial" w:cs="Arial"/>
        </w:rPr>
        <w:t xml:space="preserve"> </w:t>
      </w:r>
      <w:r w:rsidR="007E6627" w:rsidRPr="001972BC">
        <w:rPr>
          <w:rFonts w:ascii="Arial" w:hAnsi="Arial" w:cs="Arial"/>
        </w:rPr>
        <w:fldChar w:fldCharType="begin"/>
      </w:r>
      <w:r w:rsidR="00504DE7" w:rsidRPr="001972BC">
        <w:rPr>
          <w:rFonts w:ascii="Arial" w:hAnsi="Arial" w:cs="Arial"/>
        </w:rPr>
        <w:instrText xml:space="preserve"> ADDIN EN.CITE &lt;EndNote&gt;&lt;Cite&gt;&lt;Author&gt;Mojica&lt;/Author&gt;&lt;Year&gt;2009&lt;/Year&gt;&lt;RecNum&gt;2&lt;/RecNum&gt;&lt;DisplayText&gt;(Mojica&lt;style face="italic"&gt; et al.&lt;/style&gt; 2009; Semenova&lt;style face="italic"&gt; et al.&lt;/style&gt; 2011)&lt;/DisplayText&gt;&lt;record&gt;&lt;rec-number&gt;2&lt;/rec-number&gt;&lt;foreign-keys&gt;&lt;key app="EN" db-id="fs2esxxsm0tvrgeez0ov00s4t5arzawa95t9"&gt;2&lt;/key&gt;&lt;/foreign-keys&gt;&lt;ref-type name="Journal Article"&gt;17&lt;/ref-type&gt;&lt;contributors&gt;&lt;authors&gt;&lt;author&gt;Mojica, Francisco JM&lt;/author&gt;&lt;author&gt;Díez-Villaseñor, César&lt;/author&gt;&lt;author&gt;García-Martínez, Jesús&lt;/author&gt;&lt;author&gt;Almendros, Cristóbal&lt;/author&gt;&lt;/authors&gt;&lt;/contributors&gt;&lt;titles&gt;&lt;title&gt;Short motif sequences determine the targets of the prokaryotic CRISPR defence system&lt;/title&gt;&lt;secondary-title&gt;Microbiology&lt;/secondary-title&gt;&lt;/titles&gt;&lt;periodical&gt;&lt;full-title&gt;Microbiology&lt;/full-title&gt;&lt;/periodical&gt;&lt;pages&gt;733-740&lt;/pages&gt;&lt;volume&gt;155&lt;/volume&gt;&lt;number&gt;3&lt;/number&gt;&lt;dates&gt;&lt;year&gt;2009&lt;/year&gt;&lt;/dates&gt;&lt;isbn&gt;1465-2080&lt;/isbn&gt;&lt;urls&gt;&lt;/urls&gt;&lt;/record&gt;&lt;/Cite&gt;&lt;Cite&gt;&lt;Author&gt;Semenova&lt;/Author&gt;&lt;Year&gt;2011&lt;/Year&gt;&lt;RecNum&gt;3&lt;/RecNum&gt;&lt;record&gt;&lt;rec-number&gt;3&lt;/rec-number&gt;&lt;foreign-keys&gt;&lt;key app="EN" db-id="fs2esxxsm0tvrgeez0ov00s4t5arzawa95t9"&gt;3&lt;/key&gt;&lt;/foreign-keys&gt;&lt;ref-type name="Journal Article"&gt;17&lt;/ref-type&gt;&lt;contributors&gt;&lt;authors&gt;&lt;author&gt;Semenova, Ekaterina&lt;/author&gt;&lt;author&gt;Jore, Matthijs M&lt;/author&gt;&lt;author&gt;Datsenko, Kirill A&lt;/author&gt;&lt;author&gt;Semenova, Anna&lt;/author&gt;&lt;author&gt;Westra, Edze R&lt;/author&gt;&lt;author&gt;Wanner, Barry&lt;/author&gt;&lt;author&gt;van der Oost, John&lt;/author&gt;&lt;author&gt;Brouns, Stan JJ&lt;/author&gt;&lt;author&gt;Severinov, Konstantin&lt;/author&gt;&lt;/authors&gt;&lt;/contributors&gt;&lt;titles&gt;&lt;title&gt;Interference by clustered regularly interspaced short palindromic repeat (CRISPR) RNA is governed by a seed sequence&lt;/title&gt;&lt;secondary-title&gt;Proceedings of the National Academy of Sciences&lt;/secondary-title&gt;&lt;/titles&gt;&lt;periodical&gt;&lt;full-title&gt;Proceedings of the National Academy of Sciences&lt;/full-title&gt;&lt;/periodical&gt;&lt;pages&gt;10098-10103&lt;/pages&gt;&lt;volume&gt;108&lt;/volume&gt;&lt;number&gt;25&lt;/number&gt;&lt;dates&gt;&lt;year&gt;2011&lt;/year&gt;&lt;/dates&gt;&lt;isbn&gt;0027-8424&lt;/isbn&gt;&lt;urls&gt;&lt;/urls&gt;&lt;/record&gt;&lt;/Cite&gt;&lt;/EndNote&gt;</w:instrText>
      </w:r>
      <w:r w:rsidR="007E6627" w:rsidRPr="001972BC">
        <w:rPr>
          <w:rFonts w:ascii="Arial" w:hAnsi="Arial" w:cs="Arial"/>
        </w:rPr>
        <w:fldChar w:fldCharType="separate"/>
      </w:r>
      <w:r w:rsidR="00504DE7" w:rsidRPr="001972BC">
        <w:rPr>
          <w:rFonts w:ascii="Arial" w:hAnsi="Arial" w:cs="Arial"/>
          <w:noProof/>
        </w:rPr>
        <w:t>(</w:t>
      </w:r>
      <w:hyperlink w:anchor="_ENREF_17" w:tooltip="Mojica, 2009 #2" w:history="1">
        <w:r w:rsidR="00297D59" w:rsidRPr="001972BC">
          <w:rPr>
            <w:rFonts w:ascii="Arial" w:hAnsi="Arial" w:cs="Arial"/>
            <w:noProof/>
          </w:rPr>
          <w:t>Mojica</w:t>
        </w:r>
        <w:r w:rsidR="00297D59" w:rsidRPr="001972BC">
          <w:rPr>
            <w:rFonts w:ascii="Arial" w:hAnsi="Arial" w:cs="Arial"/>
            <w:i/>
            <w:noProof/>
          </w:rPr>
          <w:t xml:space="preserve"> et al.</w:t>
        </w:r>
        <w:r w:rsidR="00297D59" w:rsidRPr="001972BC">
          <w:rPr>
            <w:rFonts w:ascii="Arial" w:hAnsi="Arial" w:cs="Arial"/>
            <w:noProof/>
          </w:rPr>
          <w:t xml:space="preserve"> 2009</w:t>
        </w:r>
      </w:hyperlink>
      <w:r w:rsidR="00504DE7" w:rsidRPr="001972BC">
        <w:rPr>
          <w:rFonts w:ascii="Arial" w:hAnsi="Arial" w:cs="Arial"/>
          <w:noProof/>
        </w:rPr>
        <w:t xml:space="preserve">; </w:t>
      </w:r>
      <w:hyperlink w:anchor="_ENREF_19" w:tooltip="Semenova, 2011 #3" w:history="1">
        <w:r w:rsidR="00297D59" w:rsidRPr="001972BC">
          <w:rPr>
            <w:rFonts w:ascii="Arial" w:hAnsi="Arial" w:cs="Arial"/>
            <w:noProof/>
          </w:rPr>
          <w:t>Semenova</w:t>
        </w:r>
        <w:r w:rsidR="00297D59" w:rsidRPr="001972BC">
          <w:rPr>
            <w:rFonts w:ascii="Arial" w:hAnsi="Arial" w:cs="Arial"/>
            <w:i/>
            <w:noProof/>
          </w:rPr>
          <w:t xml:space="preserve"> et al.</w:t>
        </w:r>
        <w:r w:rsidR="00297D59" w:rsidRPr="001972BC">
          <w:rPr>
            <w:rFonts w:ascii="Arial" w:hAnsi="Arial" w:cs="Arial"/>
            <w:noProof/>
          </w:rPr>
          <w:t xml:space="preserve"> 2011</w:t>
        </w:r>
      </w:hyperlink>
      <w:r w:rsidR="00504DE7" w:rsidRPr="001972BC">
        <w:rPr>
          <w:rFonts w:ascii="Arial" w:hAnsi="Arial" w:cs="Arial"/>
          <w:noProof/>
        </w:rPr>
        <w:t>)</w:t>
      </w:r>
      <w:r w:rsidR="007E6627" w:rsidRPr="001972BC">
        <w:rPr>
          <w:rFonts w:ascii="Arial" w:hAnsi="Arial" w:cs="Arial"/>
        </w:rPr>
        <w:fldChar w:fldCharType="end"/>
      </w:r>
      <w:r>
        <w:rPr>
          <w:rFonts w:ascii="Arial" w:hAnsi="Arial" w:cs="Arial"/>
        </w:rPr>
        <w:t xml:space="preserve"> (</w:t>
      </w:r>
      <w:proofErr w:type="spellStart"/>
      <w:r>
        <w:rPr>
          <w:rFonts w:ascii="Arial" w:hAnsi="Arial" w:cs="Arial"/>
        </w:rPr>
        <w:t>Westra</w:t>
      </w:r>
      <w:proofErr w:type="spellEnd"/>
      <w:r>
        <w:rPr>
          <w:rFonts w:ascii="Arial" w:hAnsi="Arial" w:cs="Arial"/>
        </w:rPr>
        <w:t xml:space="preserve"> </w:t>
      </w:r>
      <w:proofErr w:type="spellStart"/>
      <w:r>
        <w:rPr>
          <w:rFonts w:ascii="Arial" w:hAnsi="Arial" w:cs="Arial"/>
        </w:rPr>
        <w:t>PLoS</w:t>
      </w:r>
      <w:proofErr w:type="spellEnd"/>
      <w:r>
        <w:rPr>
          <w:rFonts w:ascii="Arial" w:hAnsi="Arial" w:cs="Arial"/>
        </w:rPr>
        <w:t xml:space="preserve"> Genet 2013)</w:t>
      </w:r>
      <w:r w:rsidR="009C6FB8" w:rsidRPr="001972BC">
        <w:rPr>
          <w:rFonts w:ascii="Arial" w:hAnsi="Arial" w:cs="Arial"/>
        </w:rPr>
        <w:t>.</w:t>
      </w:r>
      <w:r w:rsidR="00B40B36" w:rsidRPr="001972BC">
        <w:rPr>
          <w:rFonts w:ascii="Arial" w:hAnsi="Arial" w:cs="Arial"/>
        </w:rPr>
        <w:t xml:space="preserve"> </w:t>
      </w:r>
      <w:r>
        <w:rPr>
          <w:rFonts w:ascii="Arial" w:hAnsi="Arial" w:cs="Arial"/>
        </w:rPr>
        <w:t>The observation that</w:t>
      </w:r>
      <w:r w:rsidR="00673250" w:rsidRPr="001972BC">
        <w:rPr>
          <w:rFonts w:ascii="Arial" w:hAnsi="Arial" w:cs="Arial"/>
        </w:rPr>
        <w:t xml:space="preserve"> </w:t>
      </w:r>
      <w:r w:rsidR="0085645F" w:rsidRPr="001972BC">
        <w:rPr>
          <w:rFonts w:ascii="Arial" w:hAnsi="Arial" w:cs="Arial"/>
        </w:rPr>
        <w:t xml:space="preserve">phage </w:t>
      </w:r>
      <w:r>
        <w:rPr>
          <w:rFonts w:ascii="Arial" w:hAnsi="Arial" w:cs="Arial"/>
        </w:rPr>
        <w:t xml:space="preserve">can evolve </w:t>
      </w:r>
      <w:r w:rsidR="0085645F" w:rsidRPr="001972BC">
        <w:rPr>
          <w:rFonts w:ascii="Arial" w:hAnsi="Arial" w:cs="Arial"/>
        </w:rPr>
        <w:t>to ‘escape’</w:t>
      </w:r>
      <w:r w:rsidR="00994CD1" w:rsidRPr="001972BC">
        <w:rPr>
          <w:rFonts w:ascii="Arial" w:hAnsi="Arial" w:cs="Arial"/>
        </w:rPr>
        <w:t xml:space="preserve"> </w:t>
      </w:r>
      <w:r>
        <w:rPr>
          <w:rFonts w:ascii="Arial" w:hAnsi="Arial" w:cs="Arial"/>
        </w:rPr>
        <w:t xml:space="preserve">CRISPR immunity suggested a possible scenario for coevolution in free-running systems, where hosts accumulate spacers over time and </w:t>
      </w:r>
      <w:proofErr w:type="spellStart"/>
      <w:r>
        <w:rPr>
          <w:rFonts w:ascii="Arial" w:hAnsi="Arial" w:cs="Arial"/>
        </w:rPr>
        <w:t>phages</w:t>
      </w:r>
      <w:proofErr w:type="spellEnd"/>
      <w:r>
        <w:rPr>
          <w:rFonts w:ascii="Arial" w:hAnsi="Arial" w:cs="Arial"/>
        </w:rPr>
        <w:t xml:space="preserve"> accumulate escape mutations</w:t>
      </w:r>
      <w:r w:rsidR="00A66C47">
        <w:rPr>
          <w:rFonts w:ascii="Arial" w:hAnsi="Arial" w:cs="Arial"/>
        </w:rPr>
        <w:t xml:space="preserve"> </w:t>
      </w:r>
      <w:r w:rsidR="00FC59E7">
        <w:rPr>
          <w:rFonts w:ascii="Arial" w:hAnsi="Arial" w:cs="Arial"/>
        </w:rPr>
        <w:t xml:space="preserve">in the corresponding protospacers or PAMs </w:t>
      </w:r>
      <w:r w:rsidR="00A66C47">
        <w:rPr>
          <w:rFonts w:ascii="Arial" w:hAnsi="Arial" w:cs="Arial"/>
        </w:rPr>
        <w:t>(</w:t>
      </w:r>
      <w:r w:rsidR="00D3313C">
        <w:rPr>
          <w:rFonts w:ascii="Arial" w:hAnsi="Arial" w:cs="Arial"/>
        </w:rPr>
        <w:t>refs</w:t>
      </w:r>
      <w:r w:rsidR="00A66C47">
        <w:rPr>
          <w:rFonts w:ascii="Arial" w:hAnsi="Arial" w:cs="Arial"/>
        </w:rPr>
        <w:t>)</w:t>
      </w:r>
      <w:r w:rsidR="00682964" w:rsidRPr="001972BC">
        <w:rPr>
          <w:rFonts w:ascii="Arial" w:hAnsi="Arial" w:cs="Arial"/>
        </w:rPr>
        <w:t>.</w:t>
      </w:r>
      <w:r w:rsidR="00C35794" w:rsidRPr="001972BC">
        <w:rPr>
          <w:rFonts w:ascii="Arial" w:hAnsi="Arial" w:cs="Arial"/>
        </w:rPr>
        <w:t xml:space="preserve"> </w:t>
      </w:r>
      <w:r w:rsidR="00A66C47">
        <w:rPr>
          <w:rFonts w:ascii="Arial" w:hAnsi="Arial" w:cs="Arial"/>
        </w:rPr>
        <w:t>Consistent with th</w:t>
      </w:r>
      <w:r w:rsidR="00302C4A">
        <w:rPr>
          <w:rFonts w:ascii="Arial" w:hAnsi="Arial" w:cs="Arial"/>
        </w:rPr>
        <w:t xml:space="preserve">e idea of CRISPR-phage </w:t>
      </w:r>
      <w:r w:rsidR="00302C4A">
        <w:rPr>
          <w:rFonts w:ascii="Arial" w:hAnsi="Arial" w:cs="Arial"/>
        </w:rPr>
        <w:lastRenderedPageBreak/>
        <w:t>coevolution</w:t>
      </w:r>
      <w:r w:rsidR="00A66C47">
        <w:rPr>
          <w:rFonts w:ascii="Arial" w:hAnsi="Arial" w:cs="Arial"/>
        </w:rPr>
        <w:t xml:space="preserve">, </w:t>
      </w:r>
      <w:r w:rsidR="00302C4A">
        <w:rPr>
          <w:rFonts w:ascii="Arial" w:hAnsi="Arial" w:cs="Arial"/>
        </w:rPr>
        <w:t>it was reported that</w:t>
      </w:r>
      <w:r w:rsidR="00A66C47">
        <w:rPr>
          <w:rFonts w:ascii="Arial" w:hAnsi="Arial" w:cs="Arial"/>
        </w:rPr>
        <w:t xml:space="preserve"> </w:t>
      </w:r>
      <w:r w:rsidR="00A66C47" w:rsidRPr="001972BC">
        <w:rPr>
          <w:rFonts w:ascii="Arial" w:hAnsi="Arial" w:cs="Arial"/>
          <w:i/>
        </w:rPr>
        <w:t xml:space="preserve">S. </w:t>
      </w:r>
      <w:proofErr w:type="spellStart"/>
      <w:r w:rsidR="00A66C47" w:rsidRPr="001972BC">
        <w:rPr>
          <w:rFonts w:ascii="Arial" w:hAnsi="Arial" w:cs="Arial"/>
          <w:i/>
        </w:rPr>
        <w:t>thermophilus</w:t>
      </w:r>
      <w:proofErr w:type="spellEnd"/>
      <w:r w:rsidR="00A66C47">
        <w:rPr>
          <w:rFonts w:ascii="Arial" w:hAnsi="Arial" w:cs="Arial"/>
        </w:rPr>
        <w:t xml:space="preserve"> and phage can coexist for long periods of time, and </w:t>
      </w:r>
      <w:r w:rsidR="00302C4A">
        <w:rPr>
          <w:rFonts w:ascii="Arial" w:hAnsi="Arial" w:cs="Arial"/>
        </w:rPr>
        <w:t xml:space="preserve">that for each treatment the single experimental population increased its </w:t>
      </w:r>
      <w:r w:rsidR="00E770DB">
        <w:rPr>
          <w:rFonts w:ascii="Arial" w:hAnsi="Arial" w:cs="Arial"/>
        </w:rPr>
        <w:t xml:space="preserve">bacterial </w:t>
      </w:r>
      <w:r w:rsidR="00A66C47">
        <w:rPr>
          <w:rFonts w:ascii="Arial" w:hAnsi="Arial" w:cs="Arial"/>
        </w:rPr>
        <w:t>spacer</w:t>
      </w:r>
      <w:r w:rsidR="00302C4A">
        <w:rPr>
          <w:rFonts w:ascii="Arial" w:hAnsi="Arial" w:cs="Arial"/>
        </w:rPr>
        <w:t xml:space="preserve"> repertoire </w:t>
      </w:r>
      <w:r w:rsidR="00A66C47">
        <w:rPr>
          <w:rFonts w:ascii="Arial" w:hAnsi="Arial" w:cs="Arial"/>
        </w:rPr>
        <w:t xml:space="preserve">and </w:t>
      </w:r>
      <w:r w:rsidR="00302C4A">
        <w:rPr>
          <w:rFonts w:ascii="Arial" w:hAnsi="Arial" w:cs="Arial"/>
        </w:rPr>
        <w:t xml:space="preserve">the frequency of </w:t>
      </w:r>
      <w:r w:rsidR="00A66C47">
        <w:rPr>
          <w:rFonts w:ascii="Arial" w:hAnsi="Arial" w:cs="Arial"/>
        </w:rPr>
        <w:t xml:space="preserve">point mutations </w:t>
      </w:r>
      <w:r w:rsidR="00E770DB">
        <w:rPr>
          <w:rFonts w:ascii="Arial" w:hAnsi="Arial" w:cs="Arial"/>
        </w:rPr>
        <w:t xml:space="preserve">in phage genomes </w:t>
      </w:r>
      <w:r w:rsidR="00A66C47">
        <w:rPr>
          <w:rFonts w:ascii="Arial" w:hAnsi="Arial" w:cs="Arial"/>
        </w:rPr>
        <w:t xml:space="preserve">over time (ref. </w:t>
      </w:r>
      <w:proofErr w:type="spellStart"/>
      <w:r w:rsidR="00A66C47">
        <w:rPr>
          <w:rFonts w:ascii="Arial" w:hAnsi="Arial" w:cs="Arial"/>
        </w:rPr>
        <w:t>Paez</w:t>
      </w:r>
      <w:proofErr w:type="spellEnd"/>
      <w:r w:rsidR="00A66C47">
        <w:rPr>
          <w:rFonts w:ascii="Arial" w:hAnsi="Arial" w:cs="Arial"/>
        </w:rPr>
        <w:t xml:space="preserve">-Espino 2x, Sun ISME). </w:t>
      </w:r>
      <w:r w:rsidR="00302C4A">
        <w:rPr>
          <w:rFonts w:ascii="Arial" w:hAnsi="Arial" w:cs="Arial"/>
        </w:rPr>
        <w:t>However</w:t>
      </w:r>
      <w:r w:rsidR="00306C67">
        <w:rPr>
          <w:rFonts w:ascii="Arial" w:hAnsi="Arial" w:cs="Arial"/>
        </w:rPr>
        <w:t xml:space="preserve">, </w:t>
      </w:r>
      <w:r w:rsidR="00484D0A">
        <w:rPr>
          <w:rFonts w:ascii="Arial" w:hAnsi="Arial" w:cs="Arial"/>
        </w:rPr>
        <w:t>recent</w:t>
      </w:r>
      <w:r w:rsidR="00A66C47">
        <w:rPr>
          <w:rFonts w:ascii="Arial" w:hAnsi="Arial" w:cs="Arial"/>
        </w:rPr>
        <w:t xml:space="preserve"> modelling and experiments </w:t>
      </w:r>
      <w:r w:rsidR="00484D0A">
        <w:rPr>
          <w:rFonts w:ascii="Arial" w:hAnsi="Arial" w:cs="Arial"/>
        </w:rPr>
        <w:t xml:space="preserve">suggest that the observed coexistence </w:t>
      </w:r>
      <w:r w:rsidR="00270E14">
        <w:rPr>
          <w:rFonts w:ascii="Arial" w:hAnsi="Arial" w:cs="Arial"/>
        </w:rPr>
        <w:t>of</w:t>
      </w:r>
      <w:r w:rsidR="00484D0A">
        <w:rPr>
          <w:rFonts w:ascii="Arial" w:hAnsi="Arial" w:cs="Arial"/>
        </w:rPr>
        <w:t xml:space="preserve"> </w:t>
      </w:r>
      <w:r w:rsidR="00484D0A" w:rsidRPr="001972BC">
        <w:rPr>
          <w:rFonts w:ascii="Arial" w:hAnsi="Arial" w:cs="Arial"/>
          <w:i/>
        </w:rPr>
        <w:t xml:space="preserve">S. </w:t>
      </w:r>
      <w:proofErr w:type="spellStart"/>
      <w:r w:rsidR="00484D0A" w:rsidRPr="001972BC">
        <w:rPr>
          <w:rFonts w:ascii="Arial" w:hAnsi="Arial" w:cs="Arial"/>
          <w:i/>
        </w:rPr>
        <w:t>thermophilus</w:t>
      </w:r>
      <w:proofErr w:type="spellEnd"/>
      <w:r w:rsidR="00484D0A">
        <w:rPr>
          <w:rFonts w:ascii="Arial" w:hAnsi="Arial" w:cs="Arial"/>
        </w:rPr>
        <w:t xml:space="preserve"> and its phage may be driven by back mutation </w:t>
      </w:r>
      <w:del w:id="19" w:author="Common, Jack" w:date="2018-08-13T15:09:00Z">
        <w:r w:rsidR="00484D0A" w:rsidDel="008C0662">
          <w:rPr>
            <w:rFonts w:ascii="Arial" w:hAnsi="Arial" w:cs="Arial"/>
          </w:rPr>
          <w:delText>from CRISPR</w:delText>
        </w:r>
        <w:r w:rsidR="00FC59E7" w:rsidDel="008C0662">
          <w:rPr>
            <w:rFonts w:ascii="Arial" w:hAnsi="Arial" w:cs="Arial"/>
          </w:rPr>
          <w:delText>-immune to CRISPR-</w:delText>
        </w:r>
        <w:r w:rsidR="00484D0A" w:rsidDel="008C0662">
          <w:rPr>
            <w:rFonts w:ascii="Arial" w:hAnsi="Arial" w:cs="Arial"/>
          </w:rPr>
          <w:delText>sensitive phenotypes</w:delText>
        </w:r>
      </w:del>
      <w:ins w:id="20" w:author="Common, Jack" w:date="2018-08-13T15:09:00Z">
        <w:r w:rsidR="008C0662">
          <w:rPr>
            <w:rFonts w:ascii="Arial" w:hAnsi="Arial" w:cs="Arial"/>
          </w:rPr>
          <w:t>of hosts with CRISPR immunity to sensitive phenotypes</w:t>
        </w:r>
      </w:ins>
      <w:r w:rsidR="00484D0A">
        <w:rPr>
          <w:rFonts w:ascii="Arial" w:hAnsi="Arial" w:cs="Arial"/>
        </w:rPr>
        <w:t xml:space="preserve">, which </w:t>
      </w:r>
      <w:r w:rsidR="00D3313C">
        <w:rPr>
          <w:rFonts w:ascii="Arial" w:hAnsi="Arial" w:cs="Arial"/>
        </w:rPr>
        <w:t xml:space="preserve">would </w:t>
      </w:r>
      <w:r w:rsidR="00484D0A">
        <w:rPr>
          <w:rFonts w:ascii="Arial" w:hAnsi="Arial" w:cs="Arial"/>
        </w:rPr>
        <w:t xml:space="preserve">provide a reservoir for phage amplification and therefore </w:t>
      </w:r>
      <w:del w:id="21" w:author="Common, Jack" w:date="2018-08-13T15:09:00Z">
        <w:r w:rsidR="00484D0A" w:rsidDel="008C0662">
          <w:rPr>
            <w:rFonts w:ascii="Arial" w:hAnsi="Arial" w:cs="Arial"/>
          </w:rPr>
          <w:delText xml:space="preserve">allowing </w:delText>
        </w:r>
      </w:del>
      <w:ins w:id="22" w:author="Common, Jack" w:date="2018-08-13T15:09:00Z">
        <w:r w:rsidR="008C0662">
          <w:rPr>
            <w:rFonts w:ascii="Arial" w:hAnsi="Arial" w:cs="Arial"/>
          </w:rPr>
          <w:t xml:space="preserve">allow </w:t>
        </w:r>
      </w:ins>
      <w:r w:rsidR="00484D0A">
        <w:rPr>
          <w:rFonts w:ascii="Arial" w:hAnsi="Arial" w:cs="Arial"/>
        </w:rPr>
        <w:t>their persistence (</w:t>
      </w:r>
      <w:proofErr w:type="spellStart"/>
      <w:r w:rsidR="00484D0A">
        <w:rPr>
          <w:rFonts w:ascii="Arial" w:hAnsi="Arial" w:cs="Arial"/>
        </w:rPr>
        <w:t>Weissman</w:t>
      </w:r>
      <w:proofErr w:type="spellEnd"/>
      <w:r w:rsidR="00484D0A">
        <w:rPr>
          <w:rFonts w:ascii="Arial" w:hAnsi="Arial" w:cs="Arial"/>
        </w:rPr>
        <w:t xml:space="preserve"> ISME</w:t>
      </w:r>
      <w:r w:rsidR="00FC59E7">
        <w:rPr>
          <w:rFonts w:ascii="Arial" w:hAnsi="Arial" w:cs="Arial"/>
        </w:rPr>
        <w:t xml:space="preserve"> 2018</w:t>
      </w:r>
      <w:r w:rsidR="00484D0A">
        <w:rPr>
          <w:rFonts w:ascii="Arial" w:hAnsi="Arial" w:cs="Arial"/>
        </w:rPr>
        <w:t xml:space="preserve">). </w:t>
      </w:r>
      <w:r w:rsidR="00302C4A">
        <w:rPr>
          <w:rFonts w:ascii="Arial" w:hAnsi="Arial" w:cs="Arial"/>
        </w:rPr>
        <w:t>Such l</w:t>
      </w:r>
      <w:r w:rsidR="00270E14">
        <w:rPr>
          <w:rFonts w:ascii="Arial" w:hAnsi="Arial" w:cs="Arial"/>
        </w:rPr>
        <w:t xml:space="preserve">oss of CRISPR immunity due to mutation has also been observed at high frequencies in </w:t>
      </w:r>
      <w:proofErr w:type="spellStart"/>
      <w:r w:rsidR="00270E14" w:rsidRPr="001972BC">
        <w:rPr>
          <w:rFonts w:ascii="Arial" w:hAnsi="Arial" w:cs="Arial"/>
          <w:i/>
        </w:rPr>
        <w:t>Staphyloccus</w:t>
      </w:r>
      <w:proofErr w:type="spellEnd"/>
      <w:r w:rsidR="00270E14" w:rsidRPr="001972BC">
        <w:rPr>
          <w:rFonts w:ascii="Arial" w:hAnsi="Arial" w:cs="Arial"/>
          <w:i/>
        </w:rPr>
        <w:t xml:space="preserve"> epidermidis</w:t>
      </w:r>
      <w:r w:rsidR="00270E14">
        <w:rPr>
          <w:rFonts w:ascii="Arial" w:hAnsi="Arial" w:cs="Arial"/>
        </w:rPr>
        <w:t xml:space="preserve"> (Jiang </w:t>
      </w:r>
      <w:proofErr w:type="spellStart"/>
      <w:r w:rsidR="00270E14">
        <w:rPr>
          <w:rFonts w:ascii="Arial" w:hAnsi="Arial" w:cs="Arial"/>
        </w:rPr>
        <w:t>PLoS</w:t>
      </w:r>
      <w:proofErr w:type="spellEnd"/>
      <w:r w:rsidR="00FC59E7">
        <w:rPr>
          <w:rFonts w:ascii="Arial" w:hAnsi="Arial" w:cs="Arial"/>
        </w:rPr>
        <w:t xml:space="preserve"> Genetics 2013</w:t>
      </w:r>
      <w:r w:rsidR="00270E14">
        <w:rPr>
          <w:rFonts w:ascii="Arial" w:hAnsi="Arial" w:cs="Arial"/>
        </w:rPr>
        <w:t xml:space="preserve">), and </w:t>
      </w:r>
      <w:r w:rsidR="00302C4A">
        <w:rPr>
          <w:rFonts w:ascii="Arial" w:hAnsi="Arial" w:cs="Arial"/>
        </w:rPr>
        <w:t xml:space="preserve">may more generally </w:t>
      </w:r>
      <w:r w:rsidR="00E770DB">
        <w:rPr>
          <w:rFonts w:ascii="Arial" w:hAnsi="Arial" w:cs="Arial"/>
        </w:rPr>
        <w:t xml:space="preserve">be an important mechanism for </w:t>
      </w:r>
      <w:r w:rsidR="00270E14">
        <w:rPr>
          <w:rFonts w:ascii="Arial" w:hAnsi="Arial" w:cs="Arial"/>
        </w:rPr>
        <w:t xml:space="preserve">bacteria-phage coexistence (Levin </w:t>
      </w:r>
      <w:proofErr w:type="spellStart"/>
      <w:r w:rsidR="00270E14">
        <w:rPr>
          <w:rFonts w:ascii="Arial" w:hAnsi="Arial" w:cs="Arial"/>
        </w:rPr>
        <w:t>PLoS</w:t>
      </w:r>
      <w:proofErr w:type="spellEnd"/>
      <w:r w:rsidR="00270E14">
        <w:rPr>
          <w:rFonts w:ascii="Arial" w:hAnsi="Arial" w:cs="Arial"/>
        </w:rPr>
        <w:t xml:space="preserve"> </w:t>
      </w:r>
      <w:proofErr w:type="spellStart"/>
      <w:r w:rsidR="00270E14">
        <w:rPr>
          <w:rFonts w:ascii="Arial" w:hAnsi="Arial" w:cs="Arial"/>
        </w:rPr>
        <w:t>Biol</w:t>
      </w:r>
      <w:proofErr w:type="spellEnd"/>
      <w:r w:rsidR="008D52C4">
        <w:rPr>
          <w:rFonts w:ascii="Arial" w:hAnsi="Arial" w:cs="Arial"/>
        </w:rPr>
        <w:t xml:space="preserve"> in press</w:t>
      </w:r>
      <w:r w:rsidR="00270E14">
        <w:rPr>
          <w:rFonts w:ascii="Arial" w:hAnsi="Arial" w:cs="Arial"/>
        </w:rPr>
        <w:t>).</w:t>
      </w:r>
      <w:r w:rsidR="00484D0A">
        <w:rPr>
          <w:rFonts w:ascii="Arial" w:hAnsi="Arial" w:cs="Arial"/>
        </w:rPr>
        <w:t xml:space="preserve"> </w:t>
      </w:r>
      <w:r w:rsidR="00315A23">
        <w:rPr>
          <w:rFonts w:ascii="Arial" w:hAnsi="Arial" w:cs="Arial"/>
        </w:rPr>
        <w:t>Studies with</w:t>
      </w:r>
      <w:r w:rsidR="00270E14">
        <w:rPr>
          <w:rFonts w:ascii="Arial" w:hAnsi="Arial" w:cs="Arial"/>
        </w:rPr>
        <w:t xml:space="preserve"> the</w:t>
      </w:r>
      <w:r w:rsidR="00484D0A">
        <w:rPr>
          <w:rFonts w:ascii="Arial" w:hAnsi="Arial" w:cs="Arial"/>
        </w:rPr>
        <w:t xml:space="preserve"> </w:t>
      </w:r>
      <w:r w:rsidR="00484D0A" w:rsidRPr="001972BC">
        <w:rPr>
          <w:rFonts w:ascii="Arial" w:hAnsi="Arial" w:cs="Arial"/>
          <w:i/>
        </w:rPr>
        <w:t xml:space="preserve">P. aeruginosa </w:t>
      </w:r>
      <w:r w:rsidR="00270E14">
        <w:rPr>
          <w:rFonts w:ascii="Arial" w:hAnsi="Arial" w:cs="Arial"/>
        </w:rPr>
        <w:t xml:space="preserve">PA14 model system </w:t>
      </w:r>
      <w:r w:rsidR="00315A23">
        <w:rPr>
          <w:rFonts w:ascii="Arial" w:hAnsi="Arial" w:cs="Arial"/>
        </w:rPr>
        <w:t xml:space="preserve">also </w:t>
      </w:r>
      <w:r w:rsidR="00D3313C">
        <w:rPr>
          <w:rFonts w:ascii="Arial" w:hAnsi="Arial" w:cs="Arial"/>
        </w:rPr>
        <w:t>support the idea</w:t>
      </w:r>
      <w:r w:rsidR="00270E14">
        <w:rPr>
          <w:rFonts w:ascii="Arial" w:hAnsi="Arial" w:cs="Arial"/>
        </w:rPr>
        <w:t xml:space="preserve"> that </w:t>
      </w:r>
      <w:r w:rsidR="00315A23">
        <w:rPr>
          <w:rFonts w:ascii="Arial" w:hAnsi="Arial" w:cs="Arial"/>
        </w:rPr>
        <w:t xml:space="preserve">a continuous supply of sensitive hosts </w:t>
      </w:r>
      <w:r w:rsidR="00D3313C">
        <w:rPr>
          <w:rFonts w:ascii="Arial" w:hAnsi="Arial" w:cs="Arial"/>
        </w:rPr>
        <w:t>is</w:t>
      </w:r>
      <w:r w:rsidR="00315A23">
        <w:rPr>
          <w:rFonts w:ascii="Arial" w:hAnsi="Arial" w:cs="Arial"/>
        </w:rPr>
        <w:t xml:space="preserve"> required for bacteria-</w:t>
      </w:r>
      <w:r w:rsidR="00484D0A">
        <w:rPr>
          <w:rFonts w:ascii="Arial" w:hAnsi="Arial" w:cs="Arial"/>
        </w:rPr>
        <w:t>phage</w:t>
      </w:r>
      <w:r w:rsidR="00315A23">
        <w:rPr>
          <w:rFonts w:ascii="Arial" w:hAnsi="Arial" w:cs="Arial"/>
        </w:rPr>
        <w:t xml:space="preserve"> coexistence</w:t>
      </w:r>
      <w:r w:rsidR="00E770DB">
        <w:rPr>
          <w:rFonts w:ascii="Arial" w:hAnsi="Arial" w:cs="Arial"/>
        </w:rPr>
        <w:t>,</w:t>
      </w:r>
      <w:r w:rsidR="00315A23">
        <w:rPr>
          <w:rFonts w:ascii="Arial" w:hAnsi="Arial" w:cs="Arial"/>
        </w:rPr>
        <w:t xml:space="preserve"> </w:t>
      </w:r>
      <w:r w:rsidR="00E770DB">
        <w:rPr>
          <w:rFonts w:ascii="Arial" w:hAnsi="Arial" w:cs="Arial"/>
        </w:rPr>
        <w:t>and</w:t>
      </w:r>
      <w:r w:rsidR="00315A23">
        <w:rPr>
          <w:rFonts w:ascii="Arial" w:hAnsi="Arial" w:cs="Arial"/>
        </w:rPr>
        <w:t xml:space="preserve"> </w:t>
      </w:r>
      <w:r w:rsidR="00D3313C">
        <w:rPr>
          <w:rFonts w:ascii="Arial" w:hAnsi="Arial" w:cs="Arial"/>
        </w:rPr>
        <w:t xml:space="preserve">in this empirical system </w:t>
      </w:r>
      <w:proofErr w:type="spellStart"/>
      <w:r w:rsidR="00315A23">
        <w:rPr>
          <w:rFonts w:ascii="Arial" w:hAnsi="Arial" w:cs="Arial"/>
        </w:rPr>
        <w:t>phage</w:t>
      </w:r>
      <w:r w:rsidR="00270E14">
        <w:rPr>
          <w:rFonts w:ascii="Arial" w:hAnsi="Arial" w:cs="Arial"/>
        </w:rPr>
        <w:t>s</w:t>
      </w:r>
      <w:proofErr w:type="spellEnd"/>
      <w:r w:rsidR="00484D0A">
        <w:rPr>
          <w:rFonts w:ascii="Arial" w:hAnsi="Arial" w:cs="Arial"/>
        </w:rPr>
        <w:t xml:space="preserve"> </w:t>
      </w:r>
      <w:r w:rsidR="00315A23">
        <w:rPr>
          <w:rFonts w:ascii="Arial" w:hAnsi="Arial" w:cs="Arial"/>
        </w:rPr>
        <w:t>were</w:t>
      </w:r>
      <w:r w:rsidR="00484D0A">
        <w:rPr>
          <w:rFonts w:ascii="Arial" w:hAnsi="Arial" w:cs="Arial"/>
        </w:rPr>
        <w:t xml:space="preserve"> unable to </w:t>
      </w:r>
      <w:r w:rsidR="00270E14">
        <w:rPr>
          <w:rFonts w:ascii="Arial" w:hAnsi="Arial" w:cs="Arial"/>
        </w:rPr>
        <w:t>co</w:t>
      </w:r>
      <w:r w:rsidR="00484D0A">
        <w:rPr>
          <w:rFonts w:ascii="Arial" w:hAnsi="Arial" w:cs="Arial"/>
        </w:rPr>
        <w:t>evolve</w:t>
      </w:r>
      <w:r w:rsidR="00270E14">
        <w:rPr>
          <w:rFonts w:ascii="Arial" w:hAnsi="Arial" w:cs="Arial"/>
        </w:rPr>
        <w:t xml:space="preserve"> with </w:t>
      </w:r>
      <w:r w:rsidR="00861A86">
        <w:rPr>
          <w:rFonts w:ascii="Arial" w:hAnsi="Arial" w:cs="Arial"/>
        </w:rPr>
        <w:t xml:space="preserve">CRISPR-immune </w:t>
      </w:r>
      <w:r w:rsidR="00270E14">
        <w:rPr>
          <w:rFonts w:ascii="Arial" w:hAnsi="Arial" w:cs="Arial"/>
        </w:rPr>
        <w:t xml:space="preserve">bacteria </w:t>
      </w:r>
      <w:r w:rsidR="00D3313C">
        <w:rPr>
          <w:rFonts w:ascii="Arial" w:hAnsi="Arial" w:cs="Arial"/>
        </w:rPr>
        <w:t>due to</w:t>
      </w:r>
      <w:r w:rsidR="00484D0A">
        <w:rPr>
          <w:rFonts w:ascii="Arial" w:hAnsi="Arial" w:cs="Arial"/>
        </w:rPr>
        <w:t xml:space="preserve"> </w:t>
      </w:r>
      <w:r w:rsidR="00270E14">
        <w:rPr>
          <w:rFonts w:ascii="Arial" w:hAnsi="Arial" w:cs="Arial"/>
        </w:rPr>
        <w:t xml:space="preserve">the </w:t>
      </w:r>
      <w:r w:rsidR="00D3313C">
        <w:rPr>
          <w:rFonts w:ascii="Arial" w:hAnsi="Arial" w:cs="Arial"/>
        </w:rPr>
        <w:t xml:space="preserve">high </w:t>
      </w:r>
      <w:r w:rsidR="00270E14">
        <w:rPr>
          <w:rFonts w:ascii="Arial" w:hAnsi="Arial" w:cs="Arial"/>
        </w:rPr>
        <w:t xml:space="preserve">levels of </w:t>
      </w:r>
      <w:r w:rsidR="00484D0A">
        <w:rPr>
          <w:rFonts w:ascii="Arial" w:hAnsi="Arial" w:cs="Arial"/>
        </w:rPr>
        <w:t xml:space="preserve">CRISPR spacer diversity that </w:t>
      </w:r>
      <w:r w:rsidR="00E770DB">
        <w:rPr>
          <w:rFonts w:ascii="Arial" w:hAnsi="Arial" w:cs="Arial"/>
        </w:rPr>
        <w:t xml:space="preserve">bacteria </w:t>
      </w:r>
      <w:r w:rsidR="00484D0A">
        <w:rPr>
          <w:rFonts w:ascii="Arial" w:hAnsi="Arial" w:cs="Arial"/>
        </w:rPr>
        <w:t xml:space="preserve">naturally evolve (van </w:t>
      </w:r>
      <w:proofErr w:type="spellStart"/>
      <w:r w:rsidR="00484D0A">
        <w:rPr>
          <w:rFonts w:ascii="Arial" w:hAnsi="Arial" w:cs="Arial"/>
        </w:rPr>
        <w:t>Houte</w:t>
      </w:r>
      <w:proofErr w:type="spellEnd"/>
      <w:r w:rsidR="00484D0A">
        <w:rPr>
          <w:rFonts w:ascii="Arial" w:hAnsi="Arial" w:cs="Arial"/>
        </w:rPr>
        <w:t xml:space="preserve"> Nature; </w:t>
      </w:r>
      <w:proofErr w:type="spellStart"/>
      <w:r w:rsidR="00484D0A">
        <w:rPr>
          <w:rFonts w:ascii="Arial" w:hAnsi="Arial" w:cs="Arial"/>
        </w:rPr>
        <w:t>Chabas</w:t>
      </w:r>
      <w:proofErr w:type="spellEnd"/>
      <w:r w:rsidR="00484D0A">
        <w:rPr>
          <w:rFonts w:ascii="Arial" w:hAnsi="Arial" w:cs="Arial"/>
        </w:rPr>
        <w:t xml:space="preserve"> </w:t>
      </w:r>
      <w:proofErr w:type="spellStart"/>
      <w:r w:rsidR="00484D0A">
        <w:rPr>
          <w:rFonts w:ascii="Arial" w:hAnsi="Arial" w:cs="Arial"/>
        </w:rPr>
        <w:t>ProcB</w:t>
      </w:r>
      <w:proofErr w:type="spellEnd"/>
      <w:r w:rsidR="00416861">
        <w:rPr>
          <w:rFonts w:ascii="Arial" w:hAnsi="Arial" w:cs="Arial"/>
        </w:rPr>
        <w:t xml:space="preserve">; </w:t>
      </w:r>
      <w:proofErr w:type="spellStart"/>
      <w:r w:rsidR="00416861">
        <w:rPr>
          <w:rFonts w:ascii="Arial" w:hAnsi="Arial" w:cs="Arial"/>
        </w:rPr>
        <w:t>Westra</w:t>
      </w:r>
      <w:proofErr w:type="spellEnd"/>
      <w:r w:rsidR="00416861">
        <w:rPr>
          <w:rFonts w:ascii="Arial" w:hAnsi="Arial" w:cs="Arial"/>
        </w:rPr>
        <w:t xml:space="preserve"> NRI</w:t>
      </w:r>
      <w:r w:rsidR="00484D0A">
        <w:rPr>
          <w:rFonts w:ascii="Arial" w:hAnsi="Arial" w:cs="Arial"/>
        </w:rPr>
        <w:t xml:space="preserve">). </w:t>
      </w:r>
    </w:p>
    <w:p w14:paraId="2547A623" w14:textId="6FA6883D" w:rsidR="00A66C47" w:rsidRDefault="00416861" w:rsidP="001972BC">
      <w:pPr>
        <w:spacing w:line="360" w:lineRule="auto"/>
        <w:jc w:val="both"/>
        <w:rPr>
          <w:rFonts w:ascii="Arial" w:hAnsi="Arial" w:cs="Arial"/>
        </w:rPr>
      </w:pPr>
      <w:r>
        <w:rPr>
          <w:rFonts w:ascii="Arial" w:hAnsi="Arial" w:cs="Arial"/>
        </w:rPr>
        <w:t>Given th</w:t>
      </w:r>
      <w:r w:rsidR="00E770DB">
        <w:rPr>
          <w:rFonts w:ascii="Arial" w:hAnsi="Arial" w:cs="Arial"/>
        </w:rPr>
        <w:t>e</w:t>
      </w:r>
      <w:r>
        <w:rPr>
          <w:rFonts w:ascii="Arial" w:hAnsi="Arial" w:cs="Arial"/>
        </w:rPr>
        <w:t xml:space="preserve"> lack of clarity about the role of CRISPR-phage coevolution for bacteria-phage coexistence</w:t>
      </w:r>
      <w:r w:rsidR="00306C67" w:rsidRPr="006E108B">
        <w:rPr>
          <w:rFonts w:ascii="Arial" w:hAnsi="Arial" w:cs="Arial"/>
        </w:rPr>
        <w:t xml:space="preserve">, we </w:t>
      </w:r>
      <w:r w:rsidR="00306C67">
        <w:rPr>
          <w:rFonts w:ascii="Arial" w:hAnsi="Arial" w:cs="Arial"/>
        </w:rPr>
        <w:t xml:space="preserve">performed </w:t>
      </w:r>
      <w:r>
        <w:rPr>
          <w:rFonts w:ascii="Arial" w:hAnsi="Arial" w:cs="Arial"/>
        </w:rPr>
        <w:t xml:space="preserve">highly replicated </w:t>
      </w:r>
      <w:r w:rsidR="00306C67">
        <w:rPr>
          <w:rFonts w:ascii="Arial" w:hAnsi="Arial" w:cs="Arial"/>
        </w:rPr>
        <w:t>long-term</w:t>
      </w:r>
      <w:r w:rsidR="00306C67" w:rsidRPr="006E108B">
        <w:rPr>
          <w:rFonts w:ascii="Arial" w:hAnsi="Arial" w:cs="Arial"/>
        </w:rPr>
        <w:t xml:space="preserve"> </w:t>
      </w:r>
      <w:r>
        <w:rPr>
          <w:rFonts w:ascii="Arial" w:hAnsi="Arial" w:cs="Arial"/>
        </w:rPr>
        <w:t>(</w:t>
      </w:r>
      <w:r w:rsidR="00306C67" w:rsidRPr="006E108B">
        <w:rPr>
          <w:rFonts w:ascii="Arial" w:hAnsi="Arial" w:cs="Arial"/>
        </w:rPr>
        <w:t>30-day</w:t>
      </w:r>
      <w:del w:id="23" w:author="Common, Jack" w:date="2018-08-13T15:10:00Z">
        <w:r w:rsidDel="008C0662">
          <w:rPr>
            <w:rFonts w:ascii="Arial" w:hAnsi="Arial" w:cs="Arial"/>
          </w:rPr>
          <w:delText>s</w:delText>
        </w:r>
      </w:del>
      <w:r>
        <w:rPr>
          <w:rFonts w:ascii="Arial" w:hAnsi="Arial" w:cs="Arial"/>
        </w:rPr>
        <w:t>)</w:t>
      </w:r>
      <w:r w:rsidR="00306C67" w:rsidRPr="006E108B">
        <w:rPr>
          <w:rFonts w:ascii="Arial" w:hAnsi="Arial" w:cs="Arial"/>
        </w:rPr>
        <w:t xml:space="preserve"> serial transfer experiment</w:t>
      </w:r>
      <w:r>
        <w:rPr>
          <w:rFonts w:ascii="Arial" w:hAnsi="Arial" w:cs="Arial"/>
        </w:rPr>
        <w:t>s</w:t>
      </w:r>
      <w:r w:rsidR="00306C67" w:rsidRPr="006E108B">
        <w:rPr>
          <w:rFonts w:ascii="Arial" w:hAnsi="Arial" w:cs="Arial"/>
        </w:rPr>
        <w:t xml:space="preserve"> </w:t>
      </w:r>
      <w:r>
        <w:rPr>
          <w:rFonts w:ascii="Arial" w:hAnsi="Arial" w:cs="Arial"/>
        </w:rPr>
        <w:t xml:space="preserve">with </w:t>
      </w:r>
      <w:r w:rsidR="00306C67" w:rsidRPr="006E108B">
        <w:rPr>
          <w:rFonts w:ascii="Arial" w:hAnsi="Arial" w:cs="Arial"/>
          <w:i/>
        </w:rPr>
        <w:t xml:space="preserve">S. </w:t>
      </w:r>
      <w:proofErr w:type="spellStart"/>
      <w:r w:rsidR="00306C67" w:rsidRPr="006E108B">
        <w:rPr>
          <w:rFonts w:ascii="Arial" w:hAnsi="Arial" w:cs="Arial"/>
          <w:i/>
        </w:rPr>
        <w:t>thermophilus</w:t>
      </w:r>
      <w:proofErr w:type="spellEnd"/>
      <w:r w:rsidR="00306C67" w:rsidRPr="006E108B">
        <w:rPr>
          <w:rFonts w:ascii="Arial" w:hAnsi="Arial" w:cs="Arial"/>
        </w:rPr>
        <w:t xml:space="preserve"> and </w:t>
      </w:r>
      <w:r>
        <w:rPr>
          <w:rFonts w:ascii="Arial" w:hAnsi="Arial" w:cs="Arial"/>
        </w:rPr>
        <w:t>its</w:t>
      </w:r>
      <w:r w:rsidR="00306C67" w:rsidRPr="006E108B">
        <w:rPr>
          <w:rFonts w:ascii="Arial" w:hAnsi="Arial" w:cs="Arial"/>
        </w:rPr>
        <w:t xml:space="preserve"> lytic</w:t>
      </w:r>
      <w:r>
        <w:rPr>
          <w:rFonts w:ascii="Arial" w:hAnsi="Arial" w:cs="Arial"/>
        </w:rPr>
        <w:t xml:space="preserve"> phage</w:t>
      </w:r>
      <w:r w:rsidR="00306C67" w:rsidRPr="006E108B">
        <w:rPr>
          <w:rFonts w:ascii="Arial" w:hAnsi="Arial" w:cs="Arial"/>
        </w:rPr>
        <w:t xml:space="preserve"> φ</w:t>
      </w:r>
      <w:r w:rsidR="000B102A">
        <w:rPr>
          <w:rFonts w:ascii="Arial" w:hAnsi="Arial" w:cs="Arial"/>
        </w:rPr>
        <w:t>D2972</w:t>
      </w:r>
      <w:r w:rsidR="00306C67" w:rsidRPr="006E108B">
        <w:rPr>
          <w:rFonts w:ascii="Arial" w:hAnsi="Arial" w:cs="Arial"/>
        </w:rPr>
        <w:t xml:space="preserve">. </w:t>
      </w:r>
      <w:r>
        <w:rPr>
          <w:rFonts w:ascii="Arial" w:hAnsi="Arial" w:cs="Arial"/>
        </w:rPr>
        <w:t>Our</w:t>
      </w:r>
      <w:r w:rsidR="00306C67" w:rsidRPr="006E108B">
        <w:rPr>
          <w:rFonts w:ascii="Arial" w:hAnsi="Arial" w:cs="Arial"/>
        </w:rPr>
        <w:t xml:space="preserve"> phenotypic </w:t>
      </w:r>
      <w:r>
        <w:rPr>
          <w:rFonts w:ascii="Arial" w:hAnsi="Arial" w:cs="Arial"/>
        </w:rPr>
        <w:t>assays</w:t>
      </w:r>
      <w:r w:rsidR="00306C67" w:rsidRPr="006E108B">
        <w:rPr>
          <w:rFonts w:ascii="Arial" w:hAnsi="Arial" w:cs="Arial"/>
        </w:rPr>
        <w:t xml:space="preserve"> </w:t>
      </w:r>
      <w:r>
        <w:rPr>
          <w:rFonts w:ascii="Arial" w:hAnsi="Arial" w:cs="Arial"/>
        </w:rPr>
        <w:t xml:space="preserve">demonstrate that bacteria and </w:t>
      </w:r>
      <w:proofErr w:type="spellStart"/>
      <w:r>
        <w:rPr>
          <w:rFonts w:ascii="Arial" w:hAnsi="Arial" w:cs="Arial"/>
        </w:rPr>
        <w:t>phages</w:t>
      </w:r>
      <w:proofErr w:type="spellEnd"/>
      <w:r>
        <w:rPr>
          <w:rFonts w:ascii="Arial" w:hAnsi="Arial" w:cs="Arial"/>
        </w:rPr>
        <w:t xml:space="preserve"> coevolved</w:t>
      </w:r>
      <w:r w:rsidR="00306C67" w:rsidRPr="006E108B">
        <w:rPr>
          <w:rFonts w:ascii="Arial" w:hAnsi="Arial" w:cs="Arial"/>
        </w:rPr>
        <w:t xml:space="preserve"> </w:t>
      </w:r>
      <w:r>
        <w:rPr>
          <w:rFonts w:ascii="Arial" w:hAnsi="Arial" w:cs="Arial"/>
        </w:rPr>
        <w:t xml:space="preserve">in these experiments, and </w:t>
      </w:r>
      <w:r w:rsidR="00306C67" w:rsidRPr="006E108B">
        <w:rPr>
          <w:rFonts w:ascii="Arial" w:hAnsi="Arial" w:cs="Arial"/>
        </w:rPr>
        <w:t>that host resistance and phage infectivity increased over time</w:t>
      </w:r>
      <w:r>
        <w:rPr>
          <w:rFonts w:ascii="Arial" w:hAnsi="Arial" w:cs="Arial"/>
        </w:rPr>
        <w:t xml:space="preserve">. </w:t>
      </w:r>
      <w:r w:rsidR="00D3313C">
        <w:rPr>
          <w:rFonts w:ascii="Arial" w:hAnsi="Arial" w:cs="Arial"/>
        </w:rPr>
        <w:t>Furthermore, o</w:t>
      </w:r>
      <w:r>
        <w:rPr>
          <w:rFonts w:ascii="Arial" w:hAnsi="Arial" w:cs="Arial"/>
        </w:rPr>
        <w:t xml:space="preserve">ur </w:t>
      </w:r>
      <w:r w:rsidR="00306C67" w:rsidRPr="006E108B">
        <w:rPr>
          <w:rFonts w:ascii="Arial" w:hAnsi="Arial" w:cs="Arial"/>
        </w:rPr>
        <w:t xml:space="preserve">genotypic data show that </w:t>
      </w:r>
      <w:r w:rsidR="00E770DB">
        <w:rPr>
          <w:rFonts w:ascii="Arial" w:hAnsi="Arial" w:cs="Arial"/>
        </w:rPr>
        <w:t xml:space="preserve">patterns of resistance and infectivity were explained by </w:t>
      </w:r>
      <w:r w:rsidR="00306C67" w:rsidRPr="006E108B">
        <w:rPr>
          <w:rFonts w:ascii="Arial" w:hAnsi="Arial" w:cs="Arial"/>
        </w:rPr>
        <w:t>bacteria acquiring novel spacers against the phage, and the phage evolving mutations in the regions targeted by the spacers.</w:t>
      </w:r>
      <w:r>
        <w:rPr>
          <w:rFonts w:ascii="Arial" w:hAnsi="Arial" w:cs="Arial"/>
        </w:rPr>
        <w:t xml:space="preserve"> Collectively, the data show that bacteria-phage coexistence can be explained by coevolution in this system, and that this </w:t>
      </w:r>
      <w:r w:rsidR="00D3313C">
        <w:rPr>
          <w:rFonts w:ascii="Arial" w:hAnsi="Arial" w:cs="Arial"/>
        </w:rPr>
        <w:t>coevolution is characterized by an arms-race dynamic</w:t>
      </w:r>
      <w:r>
        <w:rPr>
          <w:rFonts w:ascii="Arial" w:hAnsi="Arial" w:cs="Arial"/>
        </w:rPr>
        <w:t>.</w:t>
      </w:r>
    </w:p>
    <w:p w14:paraId="769A5E4A" w14:textId="77777777" w:rsidR="00A66C47" w:rsidRDefault="00A66C47">
      <w:pPr>
        <w:rPr>
          <w:rFonts w:ascii="Arial" w:hAnsi="Arial" w:cs="Arial"/>
          <w:b/>
        </w:rPr>
      </w:pPr>
      <w:r>
        <w:rPr>
          <w:rFonts w:ascii="Arial" w:hAnsi="Arial" w:cs="Arial"/>
          <w:b/>
        </w:rPr>
        <w:br w:type="page"/>
      </w:r>
    </w:p>
    <w:p w14:paraId="06476E73" w14:textId="283AE61B" w:rsidR="00D55B8C" w:rsidRPr="001972BC" w:rsidRDefault="00152959" w:rsidP="001972BC">
      <w:pPr>
        <w:spacing w:line="360" w:lineRule="auto"/>
        <w:jc w:val="both"/>
        <w:outlineLvl w:val="0"/>
        <w:rPr>
          <w:rFonts w:ascii="Arial" w:hAnsi="Arial" w:cs="Arial"/>
          <w:b/>
        </w:rPr>
      </w:pPr>
      <w:r w:rsidRPr="001972BC">
        <w:rPr>
          <w:rFonts w:ascii="Arial" w:hAnsi="Arial" w:cs="Arial"/>
          <w:b/>
        </w:rPr>
        <w:lastRenderedPageBreak/>
        <w:t>EXPERIMENTAL METHODS</w:t>
      </w:r>
    </w:p>
    <w:p w14:paraId="4213212D" w14:textId="5B7AD487" w:rsidR="00550423" w:rsidRPr="001972BC" w:rsidRDefault="00550423" w:rsidP="001972BC">
      <w:pPr>
        <w:spacing w:line="360" w:lineRule="auto"/>
        <w:jc w:val="both"/>
        <w:outlineLvl w:val="0"/>
        <w:rPr>
          <w:rFonts w:ascii="Arial" w:hAnsi="Arial" w:cs="Arial"/>
          <w:b/>
        </w:rPr>
      </w:pPr>
      <w:r w:rsidRPr="001972BC">
        <w:rPr>
          <w:rFonts w:ascii="Arial" w:hAnsi="Arial" w:cs="Arial"/>
          <w:b/>
        </w:rPr>
        <w:t xml:space="preserve">Strains used </w:t>
      </w:r>
      <w:r w:rsidR="000872AD" w:rsidRPr="001972BC">
        <w:rPr>
          <w:rFonts w:ascii="Arial" w:hAnsi="Arial" w:cs="Arial"/>
          <w:b/>
        </w:rPr>
        <w:t>i</w:t>
      </w:r>
      <w:r w:rsidRPr="001972BC">
        <w:rPr>
          <w:rFonts w:ascii="Arial" w:hAnsi="Arial" w:cs="Arial"/>
          <w:b/>
        </w:rPr>
        <w:t>n the study</w:t>
      </w:r>
    </w:p>
    <w:p w14:paraId="3F1F8E72" w14:textId="3A80E6B3" w:rsidR="00550423" w:rsidRPr="001972BC" w:rsidRDefault="00C26ABD" w:rsidP="001972BC">
      <w:pPr>
        <w:spacing w:line="360" w:lineRule="auto"/>
        <w:jc w:val="both"/>
        <w:outlineLvl w:val="0"/>
        <w:rPr>
          <w:rFonts w:ascii="Arial" w:hAnsi="Arial" w:cs="Arial"/>
        </w:rPr>
      </w:pPr>
      <w:r w:rsidRPr="00465D53">
        <w:rPr>
          <w:rFonts w:ascii="Arial" w:hAnsi="Arial" w:cs="Arial"/>
        </w:rPr>
        <w:t xml:space="preserve">We used the lactic acid </w:t>
      </w:r>
      <w:r>
        <w:rPr>
          <w:rFonts w:ascii="Arial" w:hAnsi="Arial" w:cs="Arial"/>
        </w:rPr>
        <w:t>bacterium</w:t>
      </w:r>
      <w:r w:rsidRPr="00465D53">
        <w:rPr>
          <w:rFonts w:ascii="Arial" w:hAnsi="Arial" w:cs="Arial"/>
        </w:rPr>
        <w:t xml:space="preserve"> </w:t>
      </w:r>
      <w:r w:rsidRPr="00465D53">
        <w:rPr>
          <w:rFonts w:ascii="Arial" w:hAnsi="Arial" w:cs="Arial"/>
          <w:i/>
        </w:rPr>
        <w:t xml:space="preserve">Streptococcus </w:t>
      </w:r>
      <w:proofErr w:type="spellStart"/>
      <w:r w:rsidRPr="00465D53">
        <w:rPr>
          <w:rFonts w:ascii="Arial" w:hAnsi="Arial" w:cs="Arial"/>
          <w:i/>
        </w:rPr>
        <w:t>thermophilus</w:t>
      </w:r>
      <w:proofErr w:type="spellEnd"/>
      <w:r w:rsidRPr="00465D53">
        <w:rPr>
          <w:rFonts w:ascii="Arial" w:hAnsi="Arial" w:cs="Arial"/>
          <w:i/>
        </w:rPr>
        <w:t xml:space="preserve"> </w:t>
      </w:r>
      <w:r w:rsidRPr="001972BC">
        <w:rPr>
          <w:rFonts w:ascii="Arial" w:hAnsi="Arial" w:cs="Arial"/>
        </w:rPr>
        <w:t>DGCC7710</w:t>
      </w:r>
      <w:r w:rsidRPr="00C26ABD">
        <w:rPr>
          <w:rFonts w:ascii="Arial" w:hAnsi="Arial" w:cs="Arial"/>
        </w:rPr>
        <w:t xml:space="preserve"> </w:t>
      </w:r>
      <w:r w:rsidRPr="00465D53">
        <w:rPr>
          <w:rFonts w:ascii="Arial" w:hAnsi="Arial" w:cs="Arial"/>
        </w:rPr>
        <w:t>(WT)</w:t>
      </w:r>
      <w:r>
        <w:rPr>
          <w:rFonts w:ascii="Arial" w:hAnsi="Arial" w:cs="Arial"/>
        </w:rPr>
        <w:t xml:space="preserve"> and its </w:t>
      </w:r>
      <w:r w:rsidRPr="00465D53">
        <w:rPr>
          <w:rFonts w:ascii="Arial" w:hAnsi="Arial" w:cs="Arial"/>
        </w:rPr>
        <w:t>lytic</w:t>
      </w:r>
      <w:r>
        <w:rPr>
          <w:rFonts w:ascii="Arial" w:hAnsi="Arial" w:cs="Arial"/>
        </w:rPr>
        <w:t xml:space="preserve"> phage</w:t>
      </w:r>
      <w:r w:rsidRPr="00465D53">
        <w:rPr>
          <w:rFonts w:ascii="Arial" w:hAnsi="Arial" w:cs="Arial"/>
        </w:rPr>
        <w:t xml:space="preserve"> </w:t>
      </w:r>
      <w:r>
        <w:rPr>
          <w:rFonts w:ascii="Arial" w:hAnsi="Arial" w:cs="Arial"/>
        </w:rPr>
        <w:t>D2972</w:t>
      </w:r>
      <w:r w:rsidRPr="00465D53">
        <w:rPr>
          <w:rFonts w:ascii="Arial" w:hAnsi="Arial" w:cs="Arial"/>
        </w:rPr>
        <w:t xml:space="preserve"> </w:t>
      </w:r>
      <w:r>
        <w:rPr>
          <w:rFonts w:ascii="Arial" w:hAnsi="Arial" w:cs="Arial"/>
        </w:rPr>
        <w:t xml:space="preserve">as a model system. </w:t>
      </w:r>
      <w:r w:rsidR="00550423" w:rsidRPr="001972BC">
        <w:rPr>
          <w:rFonts w:ascii="Arial" w:hAnsi="Arial" w:cs="Arial"/>
        </w:rPr>
        <w:t>DGCC7710</w:t>
      </w:r>
      <w:r w:rsidR="00092BFC" w:rsidRPr="001972BC">
        <w:rPr>
          <w:rFonts w:ascii="Arial" w:hAnsi="Arial" w:cs="Arial"/>
          <w:i/>
        </w:rPr>
        <w:t xml:space="preserve"> </w:t>
      </w:r>
      <w:r w:rsidR="000727BB" w:rsidRPr="001972BC">
        <w:rPr>
          <w:rFonts w:ascii="Arial" w:hAnsi="Arial" w:cs="Arial"/>
        </w:rPr>
        <w:t xml:space="preserve">has </w:t>
      </w:r>
      <w:r w:rsidR="00FA122F" w:rsidRPr="001972BC">
        <w:rPr>
          <w:rFonts w:ascii="Arial" w:hAnsi="Arial" w:cs="Arial"/>
        </w:rPr>
        <w:t xml:space="preserve">four </w:t>
      </w:r>
      <w:r w:rsidR="00A8655C">
        <w:rPr>
          <w:rFonts w:ascii="Arial" w:hAnsi="Arial" w:cs="Arial"/>
        </w:rPr>
        <w:t>CRISPR-</w:t>
      </w:r>
      <w:proofErr w:type="spellStart"/>
      <w:r w:rsidR="00A8655C">
        <w:rPr>
          <w:rFonts w:ascii="Arial" w:hAnsi="Arial" w:cs="Arial"/>
        </w:rPr>
        <w:t>Cas</w:t>
      </w:r>
      <w:proofErr w:type="spellEnd"/>
      <w:r w:rsidR="00A8655C">
        <w:rPr>
          <w:rFonts w:ascii="Arial" w:hAnsi="Arial" w:cs="Arial"/>
        </w:rPr>
        <w:t xml:space="preserve"> systems</w:t>
      </w:r>
      <w:r>
        <w:rPr>
          <w:rFonts w:ascii="Arial" w:hAnsi="Arial" w:cs="Arial"/>
        </w:rPr>
        <w:t>,</w:t>
      </w:r>
      <w:r w:rsidR="00FA122F" w:rsidRPr="001972BC">
        <w:rPr>
          <w:rFonts w:ascii="Arial" w:hAnsi="Arial" w:cs="Arial"/>
        </w:rPr>
        <w:t xml:space="preserve"> two of which </w:t>
      </w:r>
      <w:r w:rsidRPr="00465D53">
        <w:rPr>
          <w:rFonts w:ascii="Arial" w:hAnsi="Arial" w:cs="Arial"/>
        </w:rPr>
        <w:t xml:space="preserve">(CRISPR1 and CRISPR3) </w:t>
      </w:r>
      <w:r w:rsidR="00FA122F" w:rsidRPr="001972BC">
        <w:rPr>
          <w:rFonts w:ascii="Arial" w:hAnsi="Arial" w:cs="Arial"/>
        </w:rPr>
        <w:t>are active</w:t>
      </w:r>
      <w:r>
        <w:rPr>
          <w:rFonts w:ascii="Arial" w:hAnsi="Arial" w:cs="Arial"/>
        </w:rPr>
        <w:t xml:space="preserve"> during infection</w:t>
      </w:r>
      <w:r w:rsidR="00F1750B" w:rsidRPr="001972BC">
        <w:rPr>
          <w:rFonts w:ascii="Arial" w:hAnsi="Arial" w:cs="Arial"/>
        </w:rPr>
        <w:t xml:space="preserve"> </w:t>
      </w:r>
      <w:r>
        <w:rPr>
          <w:rFonts w:ascii="Arial" w:hAnsi="Arial" w:cs="Arial"/>
        </w:rPr>
        <w:t xml:space="preserve">with phage D2972 </w:t>
      </w:r>
      <w:r w:rsidR="0038362E" w:rsidRPr="001972BC">
        <w:rPr>
          <w:rFonts w:ascii="Arial" w:hAnsi="Arial" w:cs="Arial"/>
        </w:rPr>
        <w:t xml:space="preserve">and both are </w:t>
      </w:r>
      <w:r w:rsidR="00F51D06" w:rsidRPr="001972BC">
        <w:rPr>
          <w:rFonts w:ascii="Arial" w:hAnsi="Arial" w:cs="Arial"/>
        </w:rPr>
        <w:t xml:space="preserve">classified as </w:t>
      </w:r>
      <w:r w:rsidR="00121ABF" w:rsidRPr="001972BC">
        <w:rPr>
          <w:rFonts w:ascii="Arial" w:hAnsi="Arial" w:cs="Arial"/>
        </w:rPr>
        <w:t>T</w:t>
      </w:r>
      <w:r w:rsidR="00F1750B" w:rsidRPr="001972BC">
        <w:rPr>
          <w:rFonts w:ascii="Arial" w:hAnsi="Arial" w:cs="Arial"/>
        </w:rPr>
        <w:t>ype II</w:t>
      </w:r>
      <w:r w:rsidR="000757EB" w:rsidRPr="001972BC">
        <w:rPr>
          <w:rFonts w:ascii="Arial" w:hAnsi="Arial" w:cs="Arial"/>
        </w:rPr>
        <w:t>-</w:t>
      </w:r>
      <w:r w:rsidR="00F1750B" w:rsidRPr="001972BC">
        <w:rPr>
          <w:rFonts w:ascii="Arial" w:hAnsi="Arial" w:cs="Arial"/>
        </w:rPr>
        <w:t>A</w:t>
      </w:r>
      <w:r w:rsidR="004151CB" w:rsidRPr="001972BC">
        <w:rPr>
          <w:rFonts w:ascii="Arial" w:hAnsi="Arial" w:cs="Arial"/>
        </w:rPr>
        <w:t xml:space="preserve"> </w:t>
      </w:r>
      <w:r w:rsidR="00845F7F">
        <w:rPr>
          <w:rFonts w:ascii="Arial" w:hAnsi="Arial" w:cs="Arial"/>
        </w:rPr>
        <w:t xml:space="preserve">(Carte et al </w:t>
      </w:r>
      <w:proofErr w:type="spellStart"/>
      <w:r w:rsidR="00845F7F">
        <w:rPr>
          <w:rFonts w:ascii="Arial" w:hAnsi="Arial" w:cs="Arial"/>
        </w:rPr>
        <w:t>Mol</w:t>
      </w:r>
      <w:proofErr w:type="spellEnd"/>
      <w:r w:rsidR="00845F7F">
        <w:rPr>
          <w:rFonts w:ascii="Arial" w:hAnsi="Arial" w:cs="Arial"/>
        </w:rPr>
        <w:t xml:space="preserve"> Micro 2014)</w:t>
      </w:r>
      <w:r w:rsidR="001E528B" w:rsidRPr="001972BC">
        <w:rPr>
          <w:rFonts w:ascii="Arial" w:hAnsi="Arial" w:cs="Arial"/>
        </w:rPr>
        <w:fldChar w:fldCharType="begin"/>
      </w:r>
      <w:r w:rsidR="001E528B" w:rsidRPr="001972BC">
        <w:rPr>
          <w:rFonts w:ascii="Arial" w:hAnsi="Arial" w:cs="Arial"/>
        </w:rPr>
        <w:instrText xml:space="preserve"> ADDIN EN.CITE &lt;EndNote&gt;&lt;Cite&gt;&lt;Author&gt;Horvath&lt;/Author&gt;&lt;Year&gt;2008&lt;/Year&gt;&lt;RecNum&gt;11&lt;/RecNum&gt;&lt;DisplayText&gt;(Horvath&lt;style face="italic"&gt; et al.&lt;/style&gt; 2008)&lt;/DisplayText&gt;&lt;record&gt;&lt;rec-number&gt;11&lt;/rec-number&gt;&lt;foreign-keys&gt;&lt;key app="EN" db-id="fs2esxxsm0tvrgeez0ov00s4t5arzawa95t9"&gt;11&lt;/key&gt;&lt;/foreign-keys&gt;&lt;ref-type name="Journal Article"&gt;17&lt;/ref-type&gt;&lt;contributors&gt;&lt;authors&gt;&lt;author&gt;Horvath, Philippe&lt;/author&gt;&lt;author&gt;Romero, Dennis A&lt;/author&gt;&lt;author&gt;Coûté-Monvoisin, Anne-Claire&lt;/author&gt;&lt;author&gt;Richards, Melissa&lt;/author&gt;&lt;author&gt;Deveau, Hélene&lt;/author&gt;&lt;author&gt;Moineau, Sylvain&lt;/author&gt;&lt;author&gt;Boyaval, Patrick&lt;/author&gt;&lt;author&gt;Fremaux, Christophe&lt;/author&gt;&lt;author&gt;Barrangou, Rodolphe&lt;/author&gt;&lt;/authors&gt;&lt;/contributors&gt;&lt;titles&gt;&lt;title&gt;Diversity, activity, and evolution of CRISPR loci in Streptococcus thermophilus&lt;/title&gt;&lt;secondary-title&gt;Journal of bacteriology&lt;/secondary-title&gt;&lt;/titles&gt;&lt;periodical&gt;&lt;full-title&gt;Journal of bacteriology&lt;/full-title&gt;&lt;/periodical&gt;&lt;pages&gt;1401-1412&lt;/pages&gt;&lt;volume&gt;190&lt;/volume&gt;&lt;number&gt;4&lt;/number&gt;&lt;dates&gt;&lt;year&gt;2008&lt;/year&gt;&lt;/dates&gt;&lt;isbn&gt;0021-9193&lt;/isbn&gt;&lt;urls&gt;&lt;/urls&gt;&lt;/record&gt;&lt;/Cite&gt;&lt;/EndNote&gt;</w:instrText>
      </w:r>
      <w:r w:rsidR="001E528B" w:rsidRPr="001972BC">
        <w:rPr>
          <w:rFonts w:ascii="Arial" w:hAnsi="Arial" w:cs="Arial"/>
        </w:rPr>
        <w:fldChar w:fldCharType="separate"/>
      </w:r>
      <w:r w:rsidR="001E528B" w:rsidRPr="001972BC">
        <w:rPr>
          <w:rFonts w:ascii="Arial" w:hAnsi="Arial" w:cs="Arial"/>
          <w:noProof/>
        </w:rPr>
        <w:t>(</w:t>
      </w:r>
      <w:hyperlink w:anchor="_ENREF_12" w:tooltip="Horvath, 2008 #11" w:history="1">
        <w:r w:rsidR="00297D59" w:rsidRPr="001972BC">
          <w:rPr>
            <w:rFonts w:ascii="Arial" w:hAnsi="Arial" w:cs="Arial"/>
            <w:noProof/>
          </w:rPr>
          <w:t>Horvath</w:t>
        </w:r>
        <w:r w:rsidR="00297D59" w:rsidRPr="001972BC">
          <w:rPr>
            <w:rFonts w:ascii="Arial" w:hAnsi="Arial" w:cs="Arial"/>
            <w:i/>
            <w:noProof/>
          </w:rPr>
          <w:t xml:space="preserve"> et al.</w:t>
        </w:r>
        <w:r w:rsidR="00297D59" w:rsidRPr="001972BC">
          <w:rPr>
            <w:rFonts w:ascii="Arial" w:hAnsi="Arial" w:cs="Arial"/>
            <w:noProof/>
          </w:rPr>
          <w:t xml:space="preserve"> 2008</w:t>
        </w:r>
      </w:hyperlink>
      <w:r w:rsidR="001E528B" w:rsidRPr="001972BC">
        <w:rPr>
          <w:rFonts w:ascii="Arial" w:hAnsi="Arial" w:cs="Arial"/>
          <w:noProof/>
        </w:rPr>
        <w:t>)</w:t>
      </w:r>
      <w:r w:rsidR="001E528B" w:rsidRPr="001972BC">
        <w:rPr>
          <w:rFonts w:ascii="Arial" w:hAnsi="Arial" w:cs="Arial"/>
        </w:rPr>
        <w:fldChar w:fldCharType="end"/>
      </w:r>
      <w:r w:rsidR="00F1750B" w:rsidRPr="001972BC">
        <w:rPr>
          <w:rFonts w:ascii="Arial" w:hAnsi="Arial" w:cs="Arial"/>
        </w:rPr>
        <w:t>.</w:t>
      </w:r>
      <w:r w:rsidR="000872AD" w:rsidRPr="001972BC">
        <w:rPr>
          <w:rFonts w:ascii="Arial" w:hAnsi="Arial" w:cs="Arial"/>
        </w:rPr>
        <w:t xml:space="preserve"> </w:t>
      </w:r>
    </w:p>
    <w:p w14:paraId="7D64ED6B" w14:textId="0CF4816A" w:rsidR="00435E87" w:rsidRPr="001972BC" w:rsidRDefault="003A5389" w:rsidP="001972BC">
      <w:pPr>
        <w:spacing w:line="360" w:lineRule="auto"/>
        <w:jc w:val="both"/>
        <w:outlineLvl w:val="0"/>
        <w:rPr>
          <w:rFonts w:ascii="Arial" w:hAnsi="Arial" w:cs="Arial"/>
          <w:b/>
        </w:rPr>
      </w:pPr>
      <w:r w:rsidRPr="001972BC">
        <w:rPr>
          <w:rFonts w:ascii="Arial" w:hAnsi="Arial" w:cs="Arial"/>
          <w:b/>
        </w:rPr>
        <w:t xml:space="preserve">Phage </w:t>
      </w:r>
      <w:r w:rsidR="000B102A">
        <w:rPr>
          <w:rFonts w:ascii="Arial" w:hAnsi="Arial" w:cs="Arial"/>
          <w:b/>
        </w:rPr>
        <w:t>D2972</w:t>
      </w:r>
      <w:r w:rsidR="00435E87" w:rsidRPr="001972BC">
        <w:rPr>
          <w:rFonts w:ascii="Arial" w:hAnsi="Arial" w:cs="Arial"/>
          <w:b/>
        </w:rPr>
        <w:t xml:space="preserve"> amplification</w:t>
      </w:r>
    </w:p>
    <w:p w14:paraId="23F52090" w14:textId="3620C9C0" w:rsidR="00435E87" w:rsidRPr="001972BC" w:rsidRDefault="00435E87" w:rsidP="001972BC">
      <w:pPr>
        <w:spacing w:line="360" w:lineRule="auto"/>
        <w:jc w:val="both"/>
        <w:rPr>
          <w:rFonts w:ascii="Arial" w:hAnsi="Arial" w:cs="Arial"/>
        </w:rPr>
      </w:pPr>
      <w:r w:rsidRPr="001972BC">
        <w:rPr>
          <w:rFonts w:ascii="Arial" w:hAnsi="Arial" w:cs="Arial"/>
        </w:rPr>
        <w:t xml:space="preserve">An overnight culture of </w:t>
      </w:r>
      <w:r w:rsidRPr="001972BC">
        <w:rPr>
          <w:rFonts w:ascii="Arial" w:hAnsi="Arial" w:cs="Arial"/>
          <w:i/>
        </w:rPr>
        <w:t xml:space="preserve">S. </w:t>
      </w:r>
      <w:proofErr w:type="spellStart"/>
      <w:r w:rsidRPr="001972BC">
        <w:rPr>
          <w:rFonts w:ascii="Arial" w:hAnsi="Arial" w:cs="Arial"/>
          <w:i/>
        </w:rPr>
        <w:t>thermophilus</w:t>
      </w:r>
      <w:proofErr w:type="spellEnd"/>
      <w:r w:rsidRPr="001972BC">
        <w:rPr>
          <w:rFonts w:ascii="Arial" w:hAnsi="Arial" w:cs="Arial"/>
          <w:i/>
        </w:rPr>
        <w:t xml:space="preserve"> </w:t>
      </w:r>
      <w:r w:rsidRPr="001972BC">
        <w:rPr>
          <w:rFonts w:ascii="Arial" w:hAnsi="Arial" w:cs="Arial"/>
        </w:rPr>
        <w:t xml:space="preserve">was transferred 1:10 into fresh </w:t>
      </w:r>
      <w:r w:rsidR="00845F7F">
        <w:rPr>
          <w:rFonts w:ascii="Arial" w:hAnsi="Arial" w:cs="Arial"/>
        </w:rPr>
        <w:t>L</w:t>
      </w:r>
      <w:r w:rsidRPr="001972BC">
        <w:rPr>
          <w:rFonts w:ascii="Arial" w:hAnsi="Arial" w:cs="Arial"/>
        </w:rPr>
        <w:t>M17 medi</w:t>
      </w:r>
      <w:r w:rsidR="00550423" w:rsidRPr="001972BC">
        <w:rPr>
          <w:rFonts w:ascii="Arial" w:hAnsi="Arial" w:cs="Arial"/>
        </w:rPr>
        <w:t>um</w:t>
      </w:r>
      <w:r w:rsidRPr="001972BC">
        <w:rPr>
          <w:rFonts w:ascii="Arial" w:hAnsi="Arial" w:cs="Arial"/>
        </w:rPr>
        <w:t xml:space="preserve"> (M17 </w:t>
      </w:r>
      <w:r w:rsidR="008742AE" w:rsidRPr="001972BC">
        <w:rPr>
          <w:rFonts w:ascii="Arial" w:hAnsi="Arial" w:cs="Arial"/>
        </w:rPr>
        <w:t xml:space="preserve">broth </w:t>
      </w:r>
      <w:r w:rsidRPr="001972BC">
        <w:rPr>
          <w:rFonts w:ascii="Arial" w:hAnsi="Arial" w:cs="Arial"/>
        </w:rPr>
        <w:t xml:space="preserve">supplemented with 0.5% α-Lactose) containing </w:t>
      </w:r>
      <w:r w:rsidR="001A4DC2">
        <w:rPr>
          <w:rFonts w:ascii="Arial" w:hAnsi="Arial" w:cs="Arial"/>
        </w:rPr>
        <w:t>10mM</w:t>
      </w:r>
      <w:r w:rsidRPr="001972BC">
        <w:rPr>
          <w:rFonts w:ascii="Arial" w:hAnsi="Arial" w:cs="Arial"/>
        </w:rPr>
        <w:t xml:space="preserve"> CaCl</w:t>
      </w:r>
      <w:r w:rsidRPr="001972BC">
        <w:rPr>
          <w:rFonts w:ascii="Arial" w:hAnsi="Arial" w:cs="Arial"/>
          <w:vertAlign w:val="subscript"/>
        </w:rPr>
        <w:t>2</w:t>
      </w:r>
      <w:r w:rsidRPr="001972BC">
        <w:rPr>
          <w:rFonts w:ascii="Arial" w:hAnsi="Arial" w:cs="Arial"/>
        </w:rPr>
        <w:t xml:space="preserve"> and incubated shaking</w:t>
      </w:r>
      <w:r w:rsidR="00AF2828" w:rsidRPr="001972BC">
        <w:rPr>
          <w:rFonts w:ascii="Arial" w:hAnsi="Arial" w:cs="Arial"/>
        </w:rPr>
        <w:t xml:space="preserve"> at </w:t>
      </w:r>
      <w:r w:rsidR="00F60CB7" w:rsidRPr="001972BC">
        <w:rPr>
          <w:rFonts w:ascii="Arial" w:hAnsi="Arial" w:cs="Arial"/>
        </w:rPr>
        <w:t>180</w:t>
      </w:r>
      <w:r w:rsidR="00FC239E" w:rsidRPr="001972BC">
        <w:rPr>
          <w:rFonts w:ascii="Arial" w:hAnsi="Arial" w:cs="Arial"/>
        </w:rPr>
        <w:t xml:space="preserve"> </w:t>
      </w:r>
      <w:r w:rsidR="00AF2828" w:rsidRPr="001972BC">
        <w:rPr>
          <w:rFonts w:ascii="Arial" w:hAnsi="Arial" w:cs="Arial"/>
        </w:rPr>
        <w:t>rpm</w:t>
      </w:r>
      <w:r w:rsidRPr="001972BC">
        <w:rPr>
          <w:rFonts w:ascii="Arial" w:hAnsi="Arial" w:cs="Arial"/>
        </w:rPr>
        <w:t xml:space="preserve"> at 42 </w:t>
      </w:r>
      <w:proofErr w:type="spellStart"/>
      <w:r w:rsidRPr="001972BC">
        <w:rPr>
          <w:rFonts w:ascii="Arial" w:hAnsi="Arial" w:cs="Arial"/>
          <w:vertAlign w:val="superscript"/>
        </w:rPr>
        <w:t>o</w:t>
      </w:r>
      <w:r w:rsidRPr="001972BC">
        <w:rPr>
          <w:rFonts w:ascii="Arial" w:hAnsi="Arial" w:cs="Arial"/>
        </w:rPr>
        <w:t>C</w:t>
      </w:r>
      <w:r w:rsidR="00550423" w:rsidRPr="001972BC">
        <w:rPr>
          <w:rFonts w:ascii="Arial" w:hAnsi="Arial" w:cs="Arial"/>
        </w:rPr>
        <w:t>.</w:t>
      </w:r>
      <w:proofErr w:type="spellEnd"/>
      <w:r w:rsidR="00550423" w:rsidRPr="001972BC">
        <w:rPr>
          <w:rFonts w:ascii="Arial" w:hAnsi="Arial" w:cs="Arial"/>
        </w:rPr>
        <w:t xml:space="preserve"> When the culture</w:t>
      </w:r>
      <w:r w:rsidRPr="001972BC">
        <w:rPr>
          <w:rFonts w:ascii="Arial" w:hAnsi="Arial" w:cs="Arial"/>
        </w:rPr>
        <w:t xml:space="preserve"> </w:t>
      </w:r>
      <w:r w:rsidR="00550423" w:rsidRPr="001972BC">
        <w:rPr>
          <w:rFonts w:ascii="Arial" w:hAnsi="Arial" w:cs="Arial"/>
        </w:rPr>
        <w:t xml:space="preserve">reached </w:t>
      </w:r>
      <w:r w:rsidRPr="001972BC">
        <w:rPr>
          <w:rFonts w:ascii="Arial" w:hAnsi="Arial" w:cs="Arial"/>
        </w:rPr>
        <w:t>log phase (OD</w:t>
      </w:r>
      <w:r w:rsidR="00AF2828" w:rsidRPr="001972BC">
        <w:rPr>
          <w:rFonts w:ascii="Arial" w:hAnsi="Arial" w:cs="Arial"/>
          <w:vertAlign w:val="subscript"/>
        </w:rPr>
        <w:t>600</w:t>
      </w:r>
      <w:r w:rsidRPr="001972BC">
        <w:rPr>
          <w:rFonts w:ascii="Arial" w:hAnsi="Arial" w:cs="Arial"/>
        </w:rPr>
        <w:t xml:space="preserve"> </w:t>
      </w:r>
      <w:r w:rsidR="00AF2828" w:rsidRPr="001972BC">
        <w:rPr>
          <w:rFonts w:ascii="Arial" w:hAnsi="Arial" w:cs="Arial"/>
        </w:rPr>
        <w:t xml:space="preserve">~ </w:t>
      </w:r>
      <w:r w:rsidRPr="001972BC">
        <w:rPr>
          <w:rFonts w:ascii="Arial" w:hAnsi="Arial" w:cs="Arial"/>
        </w:rPr>
        <w:t>0.25) approximately 10</w:t>
      </w:r>
      <w:r w:rsidRPr="001972BC">
        <w:rPr>
          <w:rFonts w:ascii="Arial" w:hAnsi="Arial" w:cs="Arial"/>
          <w:vertAlign w:val="superscript"/>
        </w:rPr>
        <w:t>6</w:t>
      </w:r>
      <w:r w:rsidRPr="001972BC">
        <w:rPr>
          <w:rFonts w:ascii="Arial" w:hAnsi="Arial" w:cs="Arial"/>
        </w:rPr>
        <w:t xml:space="preserve"> </w:t>
      </w:r>
      <w:r w:rsidR="00AF2828" w:rsidRPr="001972BC">
        <w:rPr>
          <w:rFonts w:ascii="Arial" w:hAnsi="Arial" w:cs="Arial"/>
        </w:rPr>
        <w:t>plaque forming units (</w:t>
      </w:r>
      <w:proofErr w:type="spellStart"/>
      <w:r w:rsidR="00AF2828" w:rsidRPr="001972BC">
        <w:rPr>
          <w:rFonts w:ascii="Arial" w:hAnsi="Arial" w:cs="Arial"/>
        </w:rPr>
        <w:t>pfus</w:t>
      </w:r>
      <w:proofErr w:type="spellEnd"/>
      <w:r w:rsidR="00AF2828" w:rsidRPr="001972BC">
        <w:rPr>
          <w:rFonts w:ascii="Arial" w:hAnsi="Arial" w:cs="Arial"/>
        </w:rPr>
        <w:t>)</w:t>
      </w:r>
      <w:r w:rsidR="00550423" w:rsidRPr="001972BC">
        <w:rPr>
          <w:rFonts w:ascii="Arial" w:hAnsi="Arial" w:cs="Arial"/>
        </w:rPr>
        <w:t xml:space="preserve"> of </w:t>
      </w:r>
      <w:r w:rsidR="003A5389" w:rsidRPr="001972BC">
        <w:rPr>
          <w:rFonts w:ascii="Arial" w:hAnsi="Arial" w:cs="Arial"/>
        </w:rPr>
        <w:t>φ</w:t>
      </w:r>
      <w:r w:rsidR="000B102A">
        <w:rPr>
          <w:rFonts w:ascii="Arial" w:hAnsi="Arial" w:cs="Arial"/>
        </w:rPr>
        <w:t>D2972</w:t>
      </w:r>
      <w:r w:rsidR="00550423" w:rsidRPr="001972BC">
        <w:rPr>
          <w:rFonts w:ascii="Arial" w:hAnsi="Arial" w:cs="Arial"/>
        </w:rPr>
        <w:t xml:space="preserve"> were added and the culture was </w:t>
      </w:r>
      <w:r w:rsidRPr="001972BC">
        <w:rPr>
          <w:rFonts w:ascii="Arial" w:hAnsi="Arial" w:cs="Arial"/>
        </w:rPr>
        <w:t>incubated under the same conditions for two hours</w:t>
      </w:r>
      <w:r w:rsidR="00550423" w:rsidRPr="001972BC">
        <w:rPr>
          <w:rFonts w:ascii="Arial" w:hAnsi="Arial" w:cs="Arial"/>
        </w:rPr>
        <w:t>, at which point</w:t>
      </w:r>
      <w:r w:rsidRPr="001972BC">
        <w:rPr>
          <w:rFonts w:ascii="Arial" w:hAnsi="Arial" w:cs="Arial"/>
        </w:rPr>
        <w:t xml:space="preserve"> cells had </w:t>
      </w:r>
      <w:r w:rsidR="00550423" w:rsidRPr="001972BC">
        <w:rPr>
          <w:rFonts w:ascii="Arial" w:hAnsi="Arial" w:cs="Arial"/>
        </w:rPr>
        <w:t xml:space="preserve">fully </w:t>
      </w:r>
      <w:r w:rsidRPr="001972BC">
        <w:rPr>
          <w:rFonts w:ascii="Arial" w:hAnsi="Arial" w:cs="Arial"/>
        </w:rPr>
        <w:t xml:space="preserve">lysed. </w:t>
      </w:r>
      <w:r w:rsidR="00845F7F">
        <w:rPr>
          <w:rFonts w:ascii="Arial" w:hAnsi="Arial" w:cs="Arial"/>
        </w:rPr>
        <w:t xml:space="preserve">Lysates were centrifuged </w:t>
      </w:r>
      <w:r w:rsidRPr="001972BC">
        <w:rPr>
          <w:rFonts w:ascii="Arial" w:hAnsi="Arial" w:cs="Arial"/>
        </w:rPr>
        <w:t>and filte</w:t>
      </w:r>
      <w:r w:rsidR="001143BE">
        <w:rPr>
          <w:rFonts w:ascii="Arial" w:hAnsi="Arial" w:cs="Arial"/>
        </w:rPr>
        <w:t>red</w:t>
      </w:r>
      <w:r w:rsidRPr="001972BC">
        <w:rPr>
          <w:rFonts w:ascii="Arial" w:hAnsi="Arial" w:cs="Arial"/>
        </w:rPr>
        <w:t xml:space="preserve"> through a 0.22</w:t>
      </w:r>
      <w:r w:rsidR="00550423" w:rsidRPr="001972BC">
        <w:rPr>
          <w:rFonts w:ascii="Arial" w:hAnsi="Arial" w:cs="Arial"/>
        </w:rPr>
        <w:t>-</w:t>
      </w:r>
      <w:r w:rsidRPr="001972BC">
        <w:rPr>
          <w:rFonts w:ascii="Arial" w:hAnsi="Arial" w:cs="Arial"/>
        </w:rPr>
        <w:t>µm filter</w:t>
      </w:r>
      <w:r w:rsidR="00845F7F">
        <w:rPr>
          <w:rFonts w:ascii="Arial" w:hAnsi="Arial" w:cs="Arial"/>
        </w:rPr>
        <w:t>, and t</w:t>
      </w:r>
      <w:r w:rsidRPr="001972BC">
        <w:rPr>
          <w:rFonts w:ascii="Arial" w:hAnsi="Arial" w:cs="Arial"/>
        </w:rPr>
        <w:t xml:space="preserve">he resulting phage stocks were stored at 4 </w:t>
      </w:r>
      <w:proofErr w:type="spellStart"/>
      <w:r w:rsidRPr="001972BC">
        <w:rPr>
          <w:rFonts w:ascii="Arial" w:hAnsi="Arial" w:cs="Arial"/>
          <w:vertAlign w:val="superscript"/>
        </w:rPr>
        <w:t>o</w:t>
      </w:r>
      <w:r w:rsidRPr="001972BC">
        <w:rPr>
          <w:rFonts w:ascii="Arial" w:hAnsi="Arial" w:cs="Arial"/>
        </w:rPr>
        <w:t>C.</w:t>
      </w:r>
      <w:proofErr w:type="spellEnd"/>
    </w:p>
    <w:p w14:paraId="0DEEFD39" w14:textId="77777777" w:rsidR="00435E87" w:rsidRPr="001972BC" w:rsidRDefault="00435E87" w:rsidP="001972BC">
      <w:pPr>
        <w:spacing w:line="360" w:lineRule="auto"/>
        <w:jc w:val="both"/>
        <w:outlineLvl w:val="0"/>
        <w:rPr>
          <w:rFonts w:ascii="Arial" w:hAnsi="Arial" w:cs="Arial"/>
          <w:b/>
        </w:rPr>
      </w:pPr>
      <w:r w:rsidRPr="001972BC">
        <w:rPr>
          <w:rFonts w:ascii="Arial" w:hAnsi="Arial" w:cs="Arial"/>
          <w:b/>
        </w:rPr>
        <w:t>Coevolution experiment</w:t>
      </w:r>
    </w:p>
    <w:p w14:paraId="24751D12" w14:textId="761EE6BE" w:rsidR="00435E87" w:rsidRPr="001972BC" w:rsidRDefault="00640DDA" w:rsidP="001972BC">
      <w:pPr>
        <w:spacing w:line="360" w:lineRule="auto"/>
        <w:jc w:val="both"/>
        <w:rPr>
          <w:rFonts w:ascii="Arial" w:hAnsi="Arial" w:cs="Arial"/>
        </w:rPr>
      </w:pPr>
      <w:r w:rsidRPr="001972BC">
        <w:rPr>
          <w:rFonts w:ascii="Arial" w:hAnsi="Arial" w:cs="Arial"/>
        </w:rPr>
        <w:t>Prior to commencing the experiment</w:t>
      </w:r>
      <w:r w:rsidR="00435E87" w:rsidRPr="001972BC">
        <w:rPr>
          <w:rFonts w:ascii="Arial" w:hAnsi="Arial" w:cs="Arial"/>
        </w:rPr>
        <w:t>,</w:t>
      </w:r>
      <w:r w:rsidR="008769F3" w:rsidRPr="001972BC">
        <w:rPr>
          <w:rFonts w:ascii="Arial" w:hAnsi="Arial" w:cs="Arial"/>
        </w:rPr>
        <w:t xml:space="preserve"> </w:t>
      </w:r>
      <w:r w:rsidR="0080040B" w:rsidRPr="001972BC">
        <w:rPr>
          <w:rFonts w:ascii="Arial" w:hAnsi="Arial" w:cs="Arial"/>
          <w:i/>
        </w:rPr>
        <w:t xml:space="preserve">S. </w:t>
      </w:r>
      <w:proofErr w:type="spellStart"/>
      <w:r w:rsidR="0080040B" w:rsidRPr="001972BC">
        <w:rPr>
          <w:rFonts w:ascii="Arial" w:hAnsi="Arial" w:cs="Arial"/>
          <w:i/>
        </w:rPr>
        <w:t>thermophilus</w:t>
      </w:r>
      <w:proofErr w:type="spellEnd"/>
      <w:r w:rsidRPr="001972BC">
        <w:rPr>
          <w:rFonts w:ascii="Arial" w:hAnsi="Arial" w:cs="Arial"/>
        </w:rPr>
        <w:t xml:space="preserve"> </w:t>
      </w:r>
      <w:r w:rsidR="00550423" w:rsidRPr="001972BC">
        <w:rPr>
          <w:rFonts w:ascii="Arial" w:hAnsi="Arial" w:cs="Arial"/>
        </w:rPr>
        <w:t xml:space="preserve">was </w:t>
      </w:r>
      <w:r w:rsidR="00845F7F" w:rsidRPr="00465D53">
        <w:rPr>
          <w:rFonts w:ascii="Arial" w:hAnsi="Arial" w:cs="Arial"/>
        </w:rPr>
        <w:t>acclimatised</w:t>
      </w:r>
      <w:r w:rsidR="00845F7F" w:rsidRPr="001972BC">
        <w:rPr>
          <w:rFonts w:ascii="Arial" w:hAnsi="Arial" w:cs="Arial"/>
        </w:rPr>
        <w:t xml:space="preserve"> </w:t>
      </w:r>
      <w:r w:rsidRPr="001972BC">
        <w:rPr>
          <w:rFonts w:ascii="Arial" w:hAnsi="Arial" w:cs="Arial"/>
        </w:rPr>
        <w:t>in</w:t>
      </w:r>
      <w:r w:rsidR="004855D2" w:rsidRPr="001972BC">
        <w:rPr>
          <w:rFonts w:ascii="Arial" w:hAnsi="Arial" w:cs="Arial"/>
        </w:rPr>
        <w:t xml:space="preserve"> </w:t>
      </w:r>
      <w:r w:rsidR="00845F7F">
        <w:rPr>
          <w:rFonts w:ascii="Arial" w:hAnsi="Arial" w:cs="Arial"/>
        </w:rPr>
        <w:t>L</w:t>
      </w:r>
      <w:r w:rsidR="004855D2" w:rsidRPr="001972BC">
        <w:rPr>
          <w:rFonts w:ascii="Arial" w:hAnsi="Arial" w:cs="Arial"/>
        </w:rPr>
        <w:t>M17 medi</w:t>
      </w:r>
      <w:r w:rsidR="00550423" w:rsidRPr="001972BC">
        <w:rPr>
          <w:rFonts w:ascii="Arial" w:hAnsi="Arial" w:cs="Arial"/>
        </w:rPr>
        <w:t>um</w:t>
      </w:r>
      <w:r w:rsidR="004855D2" w:rsidRPr="001972BC">
        <w:rPr>
          <w:rFonts w:ascii="Arial" w:hAnsi="Arial" w:cs="Arial"/>
        </w:rPr>
        <w:t xml:space="preserve"> at 42 </w:t>
      </w:r>
      <w:proofErr w:type="spellStart"/>
      <w:r w:rsidR="004855D2" w:rsidRPr="001972BC">
        <w:rPr>
          <w:rFonts w:ascii="Arial" w:hAnsi="Arial" w:cs="Arial"/>
          <w:vertAlign w:val="superscript"/>
        </w:rPr>
        <w:t>o</w:t>
      </w:r>
      <w:r w:rsidR="004855D2" w:rsidRPr="001972BC">
        <w:rPr>
          <w:rFonts w:ascii="Arial" w:hAnsi="Arial" w:cs="Arial"/>
        </w:rPr>
        <w:t>C</w:t>
      </w:r>
      <w:proofErr w:type="spellEnd"/>
      <w:r w:rsidR="001143BE">
        <w:rPr>
          <w:rFonts w:ascii="Arial" w:hAnsi="Arial" w:cs="Arial"/>
        </w:rPr>
        <w:t xml:space="preserve"> and 180 rpm</w:t>
      </w:r>
      <w:r w:rsidR="00136D23" w:rsidRPr="001972BC">
        <w:rPr>
          <w:rFonts w:ascii="Arial" w:hAnsi="Arial" w:cs="Arial"/>
        </w:rPr>
        <w:t xml:space="preserve"> </w:t>
      </w:r>
      <w:r w:rsidRPr="001972BC">
        <w:rPr>
          <w:rFonts w:ascii="Arial" w:hAnsi="Arial" w:cs="Arial"/>
        </w:rPr>
        <w:t xml:space="preserve">for </w:t>
      </w:r>
      <w:r w:rsidR="001143BE">
        <w:rPr>
          <w:rFonts w:ascii="Arial" w:hAnsi="Arial" w:cs="Arial"/>
        </w:rPr>
        <w:t>2 days</w:t>
      </w:r>
      <w:r w:rsidR="00FC6343" w:rsidRPr="001972BC">
        <w:rPr>
          <w:rFonts w:ascii="Arial" w:hAnsi="Arial" w:cs="Arial"/>
        </w:rPr>
        <w:t>,</w:t>
      </w:r>
      <w:r w:rsidR="001143BE">
        <w:rPr>
          <w:rFonts w:ascii="Arial" w:hAnsi="Arial" w:cs="Arial"/>
        </w:rPr>
        <w:t xml:space="preserve"> with a</w:t>
      </w:r>
      <w:r w:rsidR="00FC6343" w:rsidRPr="001972BC">
        <w:rPr>
          <w:rFonts w:ascii="Arial" w:hAnsi="Arial" w:cs="Arial"/>
        </w:rPr>
        <w:t xml:space="preserve"> 1:100</w:t>
      </w:r>
      <w:r w:rsidR="001143BE">
        <w:rPr>
          <w:rFonts w:ascii="Arial" w:hAnsi="Arial" w:cs="Arial"/>
        </w:rPr>
        <w:t xml:space="preserve"> transfer</w:t>
      </w:r>
      <w:r w:rsidR="00FC6343" w:rsidRPr="001972BC">
        <w:rPr>
          <w:rFonts w:ascii="Arial" w:hAnsi="Arial" w:cs="Arial"/>
        </w:rPr>
        <w:t xml:space="preserve"> into fresh </w:t>
      </w:r>
      <w:r w:rsidR="00845F7F">
        <w:rPr>
          <w:rFonts w:ascii="Arial" w:hAnsi="Arial" w:cs="Arial"/>
        </w:rPr>
        <w:t>LM17</w:t>
      </w:r>
      <w:r w:rsidR="001143BE">
        <w:rPr>
          <w:rFonts w:ascii="Arial" w:hAnsi="Arial" w:cs="Arial"/>
        </w:rPr>
        <w:t xml:space="preserve"> after 24</w:t>
      </w:r>
      <w:r w:rsidR="00CA1748">
        <w:rPr>
          <w:rFonts w:ascii="Arial" w:hAnsi="Arial" w:cs="Arial"/>
        </w:rPr>
        <w:t xml:space="preserve"> hours</w:t>
      </w:r>
      <w:r w:rsidR="00FC6343" w:rsidRPr="001972BC">
        <w:rPr>
          <w:rFonts w:ascii="Arial" w:hAnsi="Arial" w:cs="Arial"/>
        </w:rPr>
        <w:t xml:space="preserve">. </w:t>
      </w:r>
      <w:r w:rsidR="001143BE">
        <w:rPr>
          <w:rFonts w:ascii="Arial" w:hAnsi="Arial" w:cs="Arial"/>
        </w:rPr>
        <w:t xml:space="preserve">To start the coevolution experiment, </w:t>
      </w:r>
      <w:r w:rsidR="00D13F1F" w:rsidRPr="001972BC">
        <w:rPr>
          <w:rFonts w:ascii="Arial" w:hAnsi="Arial" w:cs="Arial"/>
        </w:rPr>
        <w:t xml:space="preserve">bacteria were transferred 1:100 into </w:t>
      </w:r>
      <w:r w:rsidR="001143BE">
        <w:rPr>
          <w:rFonts w:ascii="Arial" w:hAnsi="Arial" w:cs="Arial"/>
        </w:rPr>
        <w:t>L</w:t>
      </w:r>
      <w:r w:rsidR="00D13F1F" w:rsidRPr="001972BC">
        <w:rPr>
          <w:rFonts w:ascii="Arial" w:hAnsi="Arial" w:cs="Arial"/>
        </w:rPr>
        <w:t xml:space="preserve">M17 media supplemented with </w:t>
      </w:r>
      <w:r w:rsidR="00845F7F">
        <w:rPr>
          <w:rFonts w:ascii="Arial" w:hAnsi="Arial" w:cs="Arial"/>
        </w:rPr>
        <w:t>10mM</w:t>
      </w:r>
      <w:r w:rsidR="00D13F1F" w:rsidRPr="001972BC">
        <w:rPr>
          <w:rFonts w:ascii="Arial" w:hAnsi="Arial" w:cs="Arial"/>
        </w:rPr>
        <w:t xml:space="preserve"> CaCl</w:t>
      </w:r>
      <w:r w:rsidR="00D13F1F" w:rsidRPr="001972BC">
        <w:rPr>
          <w:rFonts w:ascii="Arial" w:hAnsi="Arial" w:cs="Arial"/>
          <w:vertAlign w:val="subscript"/>
        </w:rPr>
        <w:t>2</w:t>
      </w:r>
      <w:r w:rsidR="00CC0E9D" w:rsidRPr="001972BC">
        <w:rPr>
          <w:rFonts w:ascii="Arial" w:hAnsi="Arial" w:cs="Arial"/>
        </w:rPr>
        <w:t xml:space="preserve"> </w:t>
      </w:r>
      <w:r w:rsidR="001A4DC2">
        <w:rPr>
          <w:rFonts w:ascii="Arial" w:hAnsi="Arial" w:cs="Arial"/>
        </w:rPr>
        <w:t xml:space="preserve">and </w:t>
      </w:r>
      <w:r w:rsidR="00B53D42" w:rsidRPr="001972BC">
        <w:rPr>
          <w:rFonts w:ascii="Arial" w:hAnsi="Arial" w:cs="Arial"/>
        </w:rPr>
        <w:t>infected with</w:t>
      </w:r>
      <w:r w:rsidR="00095B1F" w:rsidRPr="001972BC">
        <w:rPr>
          <w:rFonts w:ascii="Arial" w:hAnsi="Arial" w:cs="Arial"/>
        </w:rPr>
        <w:t xml:space="preserve"> </w:t>
      </w:r>
      <w:r w:rsidR="001A4DC2">
        <w:rPr>
          <w:rFonts w:ascii="Arial" w:hAnsi="Arial" w:cs="Arial"/>
        </w:rPr>
        <w:t xml:space="preserve">either </w:t>
      </w:r>
      <w:r w:rsidR="00095B1F" w:rsidRPr="001972BC">
        <w:rPr>
          <w:rFonts w:ascii="Arial" w:hAnsi="Arial" w:cs="Arial"/>
        </w:rPr>
        <w:t>10</w:t>
      </w:r>
      <w:r w:rsidR="00095B1F" w:rsidRPr="001972BC">
        <w:rPr>
          <w:rFonts w:ascii="Arial" w:hAnsi="Arial" w:cs="Arial"/>
          <w:vertAlign w:val="superscript"/>
        </w:rPr>
        <w:t>9</w:t>
      </w:r>
      <w:r w:rsidR="00095B1F" w:rsidRPr="001972BC">
        <w:rPr>
          <w:rFonts w:ascii="Arial" w:hAnsi="Arial" w:cs="Arial"/>
        </w:rPr>
        <w:t>, 10</w:t>
      </w:r>
      <w:r w:rsidR="00095B1F" w:rsidRPr="001972BC">
        <w:rPr>
          <w:rFonts w:ascii="Arial" w:hAnsi="Arial" w:cs="Arial"/>
          <w:vertAlign w:val="superscript"/>
        </w:rPr>
        <w:t>8</w:t>
      </w:r>
      <w:r w:rsidR="00095B1F" w:rsidRPr="001972BC">
        <w:rPr>
          <w:rFonts w:ascii="Arial" w:hAnsi="Arial" w:cs="Arial"/>
        </w:rPr>
        <w:t>, 10</w:t>
      </w:r>
      <w:r w:rsidR="00095B1F" w:rsidRPr="001972BC">
        <w:rPr>
          <w:rFonts w:ascii="Arial" w:hAnsi="Arial" w:cs="Arial"/>
          <w:vertAlign w:val="superscript"/>
        </w:rPr>
        <w:t>7</w:t>
      </w:r>
      <w:r w:rsidR="00095B1F" w:rsidRPr="001972BC">
        <w:rPr>
          <w:rFonts w:ascii="Arial" w:hAnsi="Arial" w:cs="Arial"/>
        </w:rPr>
        <w:t xml:space="preserve"> </w:t>
      </w:r>
      <w:r w:rsidR="00FC239E" w:rsidRPr="001972BC">
        <w:rPr>
          <w:rFonts w:ascii="Arial" w:hAnsi="Arial" w:cs="Arial"/>
        </w:rPr>
        <w:t>or</w:t>
      </w:r>
      <w:r w:rsidR="00095B1F" w:rsidRPr="001972BC">
        <w:rPr>
          <w:rFonts w:ascii="Arial" w:hAnsi="Arial" w:cs="Arial"/>
        </w:rPr>
        <w:t xml:space="preserve"> 10</w:t>
      </w:r>
      <w:r w:rsidR="00095B1F" w:rsidRPr="001972BC">
        <w:rPr>
          <w:rFonts w:ascii="Arial" w:hAnsi="Arial" w:cs="Arial"/>
          <w:vertAlign w:val="superscript"/>
        </w:rPr>
        <w:t>6</w:t>
      </w:r>
      <w:r w:rsidR="00095B1F" w:rsidRPr="001972BC">
        <w:rPr>
          <w:rFonts w:ascii="Arial" w:hAnsi="Arial" w:cs="Arial"/>
        </w:rPr>
        <w:t xml:space="preserve"> </w:t>
      </w:r>
      <w:proofErr w:type="spellStart"/>
      <w:r w:rsidR="00095B1F" w:rsidRPr="001972BC">
        <w:rPr>
          <w:rFonts w:ascii="Arial" w:hAnsi="Arial" w:cs="Arial"/>
        </w:rPr>
        <w:t>pfus</w:t>
      </w:r>
      <w:proofErr w:type="spellEnd"/>
      <w:r w:rsidR="005F2ACE" w:rsidRPr="001972BC">
        <w:rPr>
          <w:rFonts w:ascii="Arial" w:hAnsi="Arial" w:cs="Arial"/>
        </w:rPr>
        <w:t xml:space="preserve"> of</w:t>
      </w:r>
      <w:r w:rsidR="00095B1F" w:rsidRPr="001972BC">
        <w:rPr>
          <w:rFonts w:ascii="Arial" w:hAnsi="Arial" w:cs="Arial"/>
        </w:rPr>
        <w:t xml:space="preserve"> phage</w:t>
      </w:r>
      <w:r w:rsidR="001143BE">
        <w:rPr>
          <w:rFonts w:ascii="Arial" w:hAnsi="Arial" w:cs="Arial"/>
        </w:rPr>
        <w:t xml:space="preserve"> D2972, with each phage treatment run in 12 independent replicate experiments</w:t>
      </w:r>
      <w:r w:rsidR="00095B1F" w:rsidRPr="001972BC">
        <w:rPr>
          <w:rFonts w:ascii="Arial" w:hAnsi="Arial" w:cs="Arial"/>
        </w:rPr>
        <w:t xml:space="preserve">, </w:t>
      </w:r>
      <w:r w:rsidR="00CC6276" w:rsidRPr="001972BC">
        <w:rPr>
          <w:rFonts w:ascii="Arial" w:hAnsi="Arial" w:cs="Arial"/>
        </w:rPr>
        <w:t xml:space="preserve">and then </w:t>
      </w:r>
      <w:r w:rsidR="00435E87" w:rsidRPr="001972BC">
        <w:rPr>
          <w:rFonts w:ascii="Arial" w:hAnsi="Arial" w:cs="Arial"/>
        </w:rPr>
        <w:t>incubated</w:t>
      </w:r>
      <w:r w:rsidR="008D1851" w:rsidRPr="001972BC">
        <w:rPr>
          <w:rFonts w:ascii="Arial" w:hAnsi="Arial" w:cs="Arial"/>
        </w:rPr>
        <w:t xml:space="preserve"> </w:t>
      </w:r>
      <w:r w:rsidR="00A33EB6" w:rsidRPr="001972BC">
        <w:rPr>
          <w:rFonts w:ascii="Arial" w:hAnsi="Arial" w:cs="Arial"/>
        </w:rPr>
        <w:t xml:space="preserve">at 42 </w:t>
      </w:r>
      <w:proofErr w:type="spellStart"/>
      <w:r w:rsidR="00A33EB6" w:rsidRPr="001972BC">
        <w:rPr>
          <w:rFonts w:ascii="Arial" w:hAnsi="Arial" w:cs="Arial"/>
          <w:vertAlign w:val="superscript"/>
        </w:rPr>
        <w:t>o</w:t>
      </w:r>
      <w:r w:rsidR="00A33EB6" w:rsidRPr="001972BC">
        <w:rPr>
          <w:rFonts w:ascii="Arial" w:hAnsi="Arial" w:cs="Arial"/>
        </w:rPr>
        <w:t>C</w:t>
      </w:r>
      <w:proofErr w:type="spellEnd"/>
      <w:r w:rsidR="00A33EB6" w:rsidRPr="001972BC">
        <w:rPr>
          <w:rFonts w:ascii="Arial" w:hAnsi="Arial" w:cs="Arial"/>
        </w:rPr>
        <w:t xml:space="preserve"> </w:t>
      </w:r>
      <w:r w:rsidR="008D1851" w:rsidRPr="001972BC">
        <w:rPr>
          <w:rFonts w:ascii="Arial" w:hAnsi="Arial" w:cs="Arial"/>
        </w:rPr>
        <w:t>shaking</w:t>
      </w:r>
      <w:r w:rsidR="00452BB8" w:rsidRPr="001972BC">
        <w:rPr>
          <w:rFonts w:ascii="Arial" w:hAnsi="Arial" w:cs="Arial"/>
        </w:rPr>
        <w:t xml:space="preserve"> at 180</w:t>
      </w:r>
      <w:r w:rsidR="00A33EB6" w:rsidRPr="001972BC">
        <w:rPr>
          <w:rFonts w:ascii="Arial" w:hAnsi="Arial" w:cs="Arial"/>
        </w:rPr>
        <w:t xml:space="preserve"> rpm</w:t>
      </w:r>
      <w:r w:rsidR="008D1851" w:rsidRPr="001972BC">
        <w:rPr>
          <w:rFonts w:ascii="Arial" w:hAnsi="Arial" w:cs="Arial"/>
        </w:rPr>
        <w:t>.</w:t>
      </w:r>
      <w:r w:rsidR="001143BE">
        <w:rPr>
          <w:rFonts w:ascii="Arial" w:hAnsi="Arial" w:cs="Arial"/>
        </w:rPr>
        <w:t xml:space="preserve"> </w:t>
      </w:r>
    </w:p>
    <w:p w14:paraId="3BE8F935" w14:textId="4813211B" w:rsidR="00CB123B" w:rsidRPr="001972BC" w:rsidRDefault="00435E87" w:rsidP="001972BC">
      <w:pPr>
        <w:spacing w:line="360" w:lineRule="auto"/>
        <w:jc w:val="both"/>
        <w:rPr>
          <w:rFonts w:ascii="Arial" w:hAnsi="Arial" w:cs="Arial"/>
        </w:rPr>
      </w:pPr>
      <w:r w:rsidRPr="001972BC">
        <w:rPr>
          <w:rFonts w:ascii="Arial" w:hAnsi="Arial" w:cs="Arial"/>
        </w:rPr>
        <w:t xml:space="preserve">Replicates were transferred 1:100 into fresh </w:t>
      </w:r>
      <w:r w:rsidR="001143BE">
        <w:rPr>
          <w:rFonts w:ascii="Arial" w:hAnsi="Arial" w:cs="Arial"/>
        </w:rPr>
        <w:t>L</w:t>
      </w:r>
      <w:r w:rsidRPr="001972BC">
        <w:rPr>
          <w:rFonts w:ascii="Arial" w:hAnsi="Arial" w:cs="Arial"/>
        </w:rPr>
        <w:t xml:space="preserve">M17 </w:t>
      </w:r>
      <w:r w:rsidR="00CA1748" w:rsidRPr="00465D53">
        <w:rPr>
          <w:rFonts w:ascii="Arial" w:hAnsi="Arial" w:cs="Arial"/>
        </w:rPr>
        <w:t xml:space="preserve">supplemented with </w:t>
      </w:r>
      <w:r w:rsidR="00CA1748">
        <w:rPr>
          <w:rFonts w:ascii="Arial" w:hAnsi="Arial" w:cs="Arial"/>
        </w:rPr>
        <w:t>10mM</w:t>
      </w:r>
      <w:r w:rsidR="00CA1748" w:rsidRPr="00465D53">
        <w:rPr>
          <w:rFonts w:ascii="Arial" w:hAnsi="Arial" w:cs="Arial"/>
        </w:rPr>
        <w:t xml:space="preserve"> CaCl</w:t>
      </w:r>
      <w:r w:rsidR="00CA1748" w:rsidRPr="00465D53">
        <w:rPr>
          <w:rFonts w:ascii="Arial" w:hAnsi="Arial" w:cs="Arial"/>
          <w:vertAlign w:val="subscript"/>
        </w:rPr>
        <w:t>2</w:t>
      </w:r>
      <w:r w:rsidR="00CA1748" w:rsidRPr="00465D53">
        <w:rPr>
          <w:rFonts w:ascii="Arial" w:hAnsi="Arial" w:cs="Arial"/>
        </w:rPr>
        <w:t xml:space="preserve"> </w:t>
      </w:r>
      <w:r w:rsidRPr="001972BC">
        <w:rPr>
          <w:rFonts w:ascii="Arial" w:hAnsi="Arial" w:cs="Arial"/>
        </w:rPr>
        <w:t>every 24 hours</w:t>
      </w:r>
      <w:r w:rsidR="00CA1748">
        <w:rPr>
          <w:rFonts w:ascii="Arial" w:hAnsi="Arial" w:cs="Arial"/>
        </w:rPr>
        <w:t xml:space="preserve"> and p</w:t>
      </w:r>
      <w:r w:rsidR="00CA1748" w:rsidRPr="00465D53">
        <w:rPr>
          <w:rFonts w:ascii="Arial" w:hAnsi="Arial" w:cs="Arial"/>
        </w:rPr>
        <w:t xml:space="preserve">hage titres </w:t>
      </w:r>
      <w:r w:rsidR="00CA1748">
        <w:rPr>
          <w:rFonts w:ascii="Arial" w:hAnsi="Arial" w:cs="Arial"/>
        </w:rPr>
        <w:t xml:space="preserve">and bacterial densities </w:t>
      </w:r>
      <w:r w:rsidR="00CA1748" w:rsidRPr="00465D53">
        <w:rPr>
          <w:rFonts w:ascii="Arial" w:hAnsi="Arial" w:cs="Arial"/>
        </w:rPr>
        <w:t xml:space="preserve">were </w:t>
      </w:r>
      <w:r w:rsidR="00CA1748">
        <w:rPr>
          <w:rFonts w:ascii="Arial" w:hAnsi="Arial" w:cs="Arial"/>
        </w:rPr>
        <w:t>measured</w:t>
      </w:r>
      <w:r w:rsidR="00CA1748" w:rsidRPr="00465D53">
        <w:rPr>
          <w:rFonts w:ascii="Arial" w:hAnsi="Arial" w:cs="Arial"/>
        </w:rPr>
        <w:t xml:space="preserve"> every </w:t>
      </w:r>
      <w:r w:rsidR="00CA1748">
        <w:rPr>
          <w:rFonts w:ascii="Arial" w:hAnsi="Arial" w:cs="Arial"/>
        </w:rPr>
        <w:t>24 hours</w:t>
      </w:r>
      <w:r w:rsidRPr="001972BC">
        <w:rPr>
          <w:rFonts w:ascii="Arial" w:hAnsi="Arial" w:cs="Arial"/>
        </w:rPr>
        <w:t xml:space="preserve"> </w:t>
      </w:r>
      <w:r w:rsidR="00F854E3" w:rsidRPr="001972BC">
        <w:rPr>
          <w:rFonts w:ascii="Arial" w:hAnsi="Arial" w:cs="Arial"/>
        </w:rPr>
        <w:t>for</w:t>
      </w:r>
      <w:r w:rsidR="00CA1748">
        <w:rPr>
          <w:rFonts w:ascii="Arial" w:hAnsi="Arial" w:cs="Arial"/>
        </w:rPr>
        <w:t xml:space="preserve"> a period of</w:t>
      </w:r>
      <w:r w:rsidR="00F854E3" w:rsidRPr="001972BC">
        <w:rPr>
          <w:rFonts w:ascii="Arial" w:hAnsi="Arial" w:cs="Arial"/>
        </w:rPr>
        <w:t xml:space="preserve"> 30 days</w:t>
      </w:r>
      <w:r w:rsidR="00CB123B" w:rsidRPr="001972BC">
        <w:rPr>
          <w:rFonts w:ascii="Arial" w:hAnsi="Arial" w:cs="Arial"/>
        </w:rPr>
        <w:t>, or until no phage w</w:t>
      </w:r>
      <w:r w:rsidR="00CA1748">
        <w:rPr>
          <w:rFonts w:ascii="Arial" w:hAnsi="Arial" w:cs="Arial"/>
        </w:rPr>
        <w:t>as</w:t>
      </w:r>
      <w:r w:rsidR="00CB123B" w:rsidRPr="001972BC">
        <w:rPr>
          <w:rFonts w:ascii="Arial" w:hAnsi="Arial" w:cs="Arial"/>
        </w:rPr>
        <w:t xml:space="preserve"> detected for four consecutive days. </w:t>
      </w:r>
      <w:r w:rsidR="008E65D4">
        <w:rPr>
          <w:rFonts w:ascii="Arial" w:hAnsi="Arial" w:cs="Arial"/>
        </w:rPr>
        <w:t xml:space="preserve">Bacterial densities were measured </w:t>
      </w:r>
      <w:r w:rsidR="00FE2153">
        <w:rPr>
          <w:rFonts w:ascii="Arial" w:hAnsi="Arial" w:cs="Arial"/>
        </w:rPr>
        <w:t>through</w:t>
      </w:r>
      <w:r w:rsidR="008E65D4">
        <w:rPr>
          <w:rFonts w:ascii="Arial" w:hAnsi="Arial" w:cs="Arial"/>
        </w:rPr>
        <w:t xml:space="preserve"> OD600, while phage densities were measured by plaque assays. These were performed by mixing phage dilutions with WT bacteria in soft agar overlays (consisting of LM17 + 10mM </w:t>
      </w:r>
      <w:r w:rsidR="008E65D4" w:rsidRPr="00465D53">
        <w:rPr>
          <w:rFonts w:ascii="Arial" w:hAnsi="Arial" w:cs="Arial"/>
        </w:rPr>
        <w:t>CaCl</w:t>
      </w:r>
      <w:proofErr w:type="gramStart"/>
      <w:r w:rsidR="008E65D4" w:rsidRPr="00465D53">
        <w:rPr>
          <w:rFonts w:ascii="Arial" w:hAnsi="Arial" w:cs="Arial"/>
          <w:vertAlign w:val="subscript"/>
        </w:rPr>
        <w:t>2</w:t>
      </w:r>
      <w:r w:rsidR="008E65D4">
        <w:rPr>
          <w:rFonts w:ascii="Arial" w:hAnsi="Arial" w:cs="Arial"/>
          <w:vertAlign w:val="subscript"/>
        </w:rPr>
        <w:t xml:space="preserve">  </w:t>
      </w:r>
      <w:r w:rsidR="008E65D4">
        <w:rPr>
          <w:rFonts w:ascii="Arial" w:hAnsi="Arial" w:cs="Arial"/>
        </w:rPr>
        <w:t>and</w:t>
      </w:r>
      <w:proofErr w:type="gramEnd"/>
      <w:r w:rsidR="008E65D4">
        <w:rPr>
          <w:rFonts w:ascii="Arial" w:hAnsi="Arial" w:cs="Arial"/>
        </w:rPr>
        <w:t xml:space="preserve"> 0.5% agar)</w:t>
      </w:r>
      <w:r w:rsidR="008E65D4" w:rsidRPr="001972BC">
        <w:rPr>
          <w:rFonts w:ascii="Arial" w:hAnsi="Arial" w:cs="Arial"/>
        </w:rPr>
        <w:t xml:space="preserve">, </w:t>
      </w:r>
      <w:r w:rsidR="008E65D4">
        <w:rPr>
          <w:rFonts w:ascii="Arial" w:hAnsi="Arial" w:cs="Arial"/>
        </w:rPr>
        <w:t xml:space="preserve">poured onto hard agar (LM17 + 10mM </w:t>
      </w:r>
      <w:r w:rsidR="008E65D4" w:rsidRPr="00465D53">
        <w:rPr>
          <w:rFonts w:ascii="Arial" w:hAnsi="Arial" w:cs="Arial"/>
        </w:rPr>
        <w:t>CaCl</w:t>
      </w:r>
      <w:r w:rsidR="008E65D4" w:rsidRPr="00465D53">
        <w:rPr>
          <w:rFonts w:ascii="Arial" w:hAnsi="Arial" w:cs="Arial"/>
          <w:vertAlign w:val="subscript"/>
        </w:rPr>
        <w:t>2</w:t>
      </w:r>
      <w:r w:rsidR="008E65D4">
        <w:rPr>
          <w:rFonts w:ascii="Arial" w:hAnsi="Arial" w:cs="Arial"/>
          <w:vertAlign w:val="subscript"/>
        </w:rPr>
        <w:t xml:space="preserve">  </w:t>
      </w:r>
      <w:r w:rsidR="008E65D4">
        <w:rPr>
          <w:rFonts w:ascii="Arial" w:hAnsi="Arial" w:cs="Arial"/>
        </w:rPr>
        <w:t>and 1.5% agar)</w:t>
      </w:r>
      <w:r w:rsidR="00527EBA">
        <w:rPr>
          <w:rFonts w:ascii="Arial" w:hAnsi="Arial" w:cs="Arial"/>
        </w:rPr>
        <w:t>.</w:t>
      </w:r>
    </w:p>
    <w:p w14:paraId="73AD2C89" w14:textId="77777777" w:rsidR="00435E87" w:rsidRPr="001972BC" w:rsidRDefault="00435E87" w:rsidP="001972BC">
      <w:pPr>
        <w:spacing w:line="360" w:lineRule="auto"/>
        <w:jc w:val="both"/>
        <w:outlineLvl w:val="0"/>
        <w:rPr>
          <w:rFonts w:ascii="Arial" w:hAnsi="Arial" w:cs="Arial"/>
          <w:b/>
        </w:rPr>
      </w:pPr>
      <w:r w:rsidRPr="001972BC">
        <w:rPr>
          <w:rFonts w:ascii="Arial" w:hAnsi="Arial" w:cs="Arial"/>
          <w:b/>
        </w:rPr>
        <w:t>Time-shift assays</w:t>
      </w:r>
    </w:p>
    <w:p w14:paraId="55926C25" w14:textId="46DEC47F" w:rsidR="00435E87" w:rsidRPr="001972BC" w:rsidRDefault="00435E87" w:rsidP="001972BC">
      <w:pPr>
        <w:spacing w:line="360" w:lineRule="auto"/>
        <w:jc w:val="both"/>
        <w:rPr>
          <w:rFonts w:ascii="Arial" w:hAnsi="Arial" w:cs="Arial"/>
        </w:rPr>
      </w:pPr>
      <w:r w:rsidRPr="001972BC">
        <w:rPr>
          <w:rFonts w:ascii="Arial" w:hAnsi="Arial" w:cs="Arial"/>
        </w:rPr>
        <w:t>We conducted time-shift assays</w:t>
      </w:r>
      <w:r w:rsidR="002F080B" w:rsidRPr="001972BC">
        <w:rPr>
          <w:rFonts w:ascii="Arial" w:hAnsi="Arial" w:cs="Arial"/>
        </w:rPr>
        <w:t xml:space="preserve"> using</w:t>
      </w:r>
      <w:r w:rsidR="00790002" w:rsidRPr="001972BC">
        <w:rPr>
          <w:rFonts w:ascii="Arial" w:hAnsi="Arial" w:cs="Arial"/>
        </w:rPr>
        <w:t xml:space="preserve"> phage and bacteria extracted each day</w:t>
      </w:r>
      <w:r w:rsidR="002F080B" w:rsidRPr="001972BC">
        <w:rPr>
          <w:rFonts w:ascii="Arial" w:hAnsi="Arial" w:cs="Arial"/>
        </w:rPr>
        <w:t xml:space="preserve"> from </w:t>
      </w:r>
      <w:r w:rsidR="008A5819" w:rsidRPr="001972BC">
        <w:rPr>
          <w:rFonts w:ascii="Arial" w:hAnsi="Arial" w:cs="Arial"/>
        </w:rPr>
        <w:t>the</w:t>
      </w:r>
      <w:r w:rsidR="00EB237F" w:rsidRPr="001972BC">
        <w:rPr>
          <w:rFonts w:ascii="Arial" w:hAnsi="Arial" w:cs="Arial"/>
        </w:rPr>
        <w:t xml:space="preserve"> 10</w:t>
      </w:r>
      <w:r w:rsidR="00EB237F" w:rsidRPr="001972BC">
        <w:rPr>
          <w:rFonts w:ascii="Arial" w:hAnsi="Arial" w:cs="Arial"/>
          <w:vertAlign w:val="superscript"/>
        </w:rPr>
        <w:t>8</w:t>
      </w:r>
      <w:r w:rsidR="00EB237F" w:rsidRPr="001972BC">
        <w:rPr>
          <w:rFonts w:ascii="Arial" w:hAnsi="Arial" w:cs="Arial"/>
        </w:rPr>
        <w:t xml:space="preserve"> </w:t>
      </w:r>
      <w:proofErr w:type="spellStart"/>
      <w:r w:rsidR="008D52C4">
        <w:rPr>
          <w:rFonts w:ascii="Arial" w:hAnsi="Arial" w:cs="Arial"/>
        </w:rPr>
        <w:t>pfu</w:t>
      </w:r>
      <w:proofErr w:type="spellEnd"/>
      <w:r w:rsidR="008D52C4">
        <w:rPr>
          <w:rFonts w:ascii="Arial" w:hAnsi="Arial" w:cs="Arial"/>
        </w:rPr>
        <w:t xml:space="preserve"> </w:t>
      </w:r>
      <w:r w:rsidR="00EB237F" w:rsidRPr="001972BC">
        <w:rPr>
          <w:rFonts w:ascii="Arial" w:hAnsi="Arial" w:cs="Arial"/>
        </w:rPr>
        <w:t>phage treatment of the</w:t>
      </w:r>
      <w:r w:rsidR="008A5819" w:rsidRPr="001972BC">
        <w:rPr>
          <w:rFonts w:ascii="Arial" w:hAnsi="Arial" w:cs="Arial"/>
        </w:rPr>
        <w:t xml:space="preserve"> </w:t>
      </w:r>
      <w:r w:rsidR="00E86BEB" w:rsidRPr="001972BC">
        <w:rPr>
          <w:rFonts w:ascii="Arial" w:hAnsi="Arial" w:cs="Arial"/>
        </w:rPr>
        <w:t>coevolution experiment</w:t>
      </w:r>
      <w:r w:rsidR="00E15446" w:rsidRPr="001972BC">
        <w:rPr>
          <w:rFonts w:ascii="Arial" w:hAnsi="Arial" w:cs="Arial"/>
        </w:rPr>
        <w:t xml:space="preserve"> </w:t>
      </w:r>
      <w:r w:rsidRPr="001972BC">
        <w:rPr>
          <w:rFonts w:ascii="Arial" w:hAnsi="Arial" w:cs="Arial"/>
        </w:rPr>
        <w:t xml:space="preserve">to </w:t>
      </w:r>
      <w:r w:rsidR="002F080B" w:rsidRPr="001972BC">
        <w:rPr>
          <w:rFonts w:ascii="Arial" w:hAnsi="Arial" w:cs="Arial"/>
        </w:rPr>
        <w:t>determine</w:t>
      </w:r>
      <w:r w:rsidRPr="001972BC">
        <w:rPr>
          <w:rFonts w:ascii="Arial" w:hAnsi="Arial" w:cs="Arial"/>
        </w:rPr>
        <w:t xml:space="preserve"> how phage infectivity and host resistance changed over </w:t>
      </w:r>
      <w:r w:rsidR="002F080B" w:rsidRPr="001972BC">
        <w:rPr>
          <w:rFonts w:ascii="Arial" w:hAnsi="Arial" w:cs="Arial"/>
        </w:rPr>
        <w:t>time</w:t>
      </w:r>
      <w:r w:rsidRPr="001972BC">
        <w:rPr>
          <w:rFonts w:ascii="Arial" w:hAnsi="Arial" w:cs="Arial"/>
        </w:rPr>
        <w:t xml:space="preserve">. </w:t>
      </w:r>
      <w:r w:rsidR="00A33711" w:rsidRPr="001972BC">
        <w:rPr>
          <w:rFonts w:ascii="Arial" w:hAnsi="Arial" w:cs="Arial"/>
        </w:rPr>
        <w:t xml:space="preserve">Eight of the 12 replicates in this treatment were used for </w:t>
      </w:r>
      <w:r w:rsidR="008D52C4">
        <w:rPr>
          <w:rFonts w:ascii="Arial" w:hAnsi="Arial" w:cs="Arial"/>
        </w:rPr>
        <w:t xml:space="preserve">this </w:t>
      </w:r>
      <w:r w:rsidR="00A33711" w:rsidRPr="001972BC">
        <w:rPr>
          <w:rFonts w:ascii="Arial" w:hAnsi="Arial" w:cs="Arial"/>
        </w:rPr>
        <w:t>analysis because phage persisted in these replicates for at least nine days.</w:t>
      </w:r>
    </w:p>
    <w:p w14:paraId="6D4BA254" w14:textId="5DBED567" w:rsidR="00435E87" w:rsidRPr="001972BC" w:rsidRDefault="00435E87" w:rsidP="001972BC">
      <w:pPr>
        <w:spacing w:line="360" w:lineRule="auto"/>
        <w:jc w:val="both"/>
        <w:rPr>
          <w:rFonts w:ascii="Arial" w:hAnsi="Arial" w:cs="Arial"/>
        </w:rPr>
      </w:pPr>
      <w:r w:rsidRPr="001972BC">
        <w:rPr>
          <w:rFonts w:ascii="Arial" w:hAnsi="Arial" w:cs="Arial"/>
        </w:rPr>
        <w:lastRenderedPageBreak/>
        <w:t xml:space="preserve">Phage extracted from </w:t>
      </w:r>
      <w:r w:rsidR="00A33711" w:rsidRPr="001972BC">
        <w:rPr>
          <w:rFonts w:ascii="Arial" w:hAnsi="Arial" w:cs="Arial"/>
        </w:rPr>
        <w:t xml:space="preserve">1, 4 and 9 </w:t>
      </w:r>
      <w:proofErr w:type="gramStart"/>
      <w:r w:rsidR="002601A5" w:rsidRPr="001972BC">
        <w:rPr>
          <w:rFonts w:ascii="Arial" w:hAnsi="Arial" w:cs="Arial"/>
        </w:rPr>
        <w:t>days</w:t>
      </w:r>
      <w:proofErr w:type="gramEnd"/>
      <w:r w:rsidR="002601A5" w:rsidRPr="001972BC">
        <w:rPr>
          <w:rFonts w:ascii="Arial" w:hAnsi="Arial" w:cs="Arial"/>
        </w:rPr>
        <w:t xml:space="preserve"> post-infection</w:t>
      </w:r>
      <w:ins w:id="24" w:author="Common, Jack" w:date="2018-08-13T15:11:00Z">
        <w:r w:rsidR="008C0662">
          <w:rPr>
            <w:rFonts w:ascii="Arial" w:hAnsi="Arial" w:cs="Arial"/>
          </w:rPr>
          <w:t xml:space="preserve"> (dpi)</w:t>
        </w:r>
      </w:ins>
      <w:r w:rsidR="002601A5" w:rsidRPr="001972BC">
        <w:rPr>
          <w:rFonts w:ascii="Arial" w:hAnsi="Arial" w:cs="Arial"/>
        </w:rPr>
        <w:t xml:space="preserve"> </w:t>
      </w:r>
      <w:r w:rsidRPr="001972BC">
        <w:rPr>
          <w:rFonts w:ascii="Arial" w:hAnsi="Arial" w:cs="Arial"/>
        </w:rPr>
        <w:t xml:space="preserve">were </w:t>
      </w:r>
      <w:r w:rsidR="00527EBA">
        <w:rPr>
          <w:rFonts w:ascii="Arial" w:hAnsi="Arial" w:cs="Arial"/>
        </w:rPr>
        <w:t>subjected to plaque assays as described above.</w:t>
      </w:r>
      <w:r w:rsidRPr="001972BC">
        <w:rPr>
          <w:rFonts w:ascii="Arial" w:hAnsi="Arial" w:cs="Arial"/>
        </w:rPr>
        <w:t xml:space="preserve"> </w:t>
      </w:r>
      <w:r w:rsidR="00527EBA">
        <w:rPr>
          <w:rFonts w:ascii="Arial" w:hAnsi="Arial" w:cs="Arial"/>
        </w:rPr>
        <w:t>For each replicate, t</w:t>
      </w:r>
      <w:r w:rsidRPr="001972BC">
        <w:rPr>
          <w:rFonts w:ascii="Arial" w:hAnsi="Arial" w:cs="Arial"/>
        </w:rPr>
        <w:t>welve plaques</w:t>
      </w:r>
      <w:r w:rsidR="00171B38" w:rsidRPr="001972BC">
        <w:rPr>
          <w:rFonts w:ascii="Arial" w:hAnsi="Arial" w:cs="Arial"/>
        </w:rPr>
        <w:t xml:space="preserve"> we</w:t>
      </w:r>
      <w:r w:rsidR="00ED767F" w:rsidRPr="001972BC">
        <w:rPr>
          <w:rFonts w:ascii="Arial" w:hAnsi="Arial" w:cs="Arial"/>
        </w:rPr>
        <w:t>r</w:t>
      </w:r>
      <w:r w:rsidR="00171B38" w:rsidRPr="001972BC">
        <w:rPr>
          <w:rFonts w:ascii="Arial" w:hAnsi="Arial" w:cs="Arial"/>
        </w:rPr>
        <w:t>e randomly picked</w:t>
      </w:r>
      <w:r w:rsidRPr="001972BC">
        <w:rPr>
          <w:rFonts w:ascii="Arial" w:hAnsi="Arial" w:cs="Arial"/>
        </w:rPr>
        <w:t xml:space="preserve"> and amplified in 96 well plates </w:t>
      </w:r>
      <w:r w:rsidR="00527EBA">
        <w:rPr>
          <w:rFonts w:ascii="Arial" w:hAnsi="Arial" w:cs="Arial"/>
        </w:rPr>
        <w:t xml:space="preserve">containing LM17 + 10mM </w:t>
      </w:r>
      <w:r w:rsidR="00527EBA" w:rsidRPr="00465D53">
        <w:rPr>
          <w:rFonts w:ascii="Arial" w:hAnsi="Arial" w:cs="Arial"/>
        </w:rPr>
        <w:t>CaCl</w:t>
      </w:r>
      <w:r w:rsidR="00527EBA" w:rsidRPr="00465D53">
        <w:rPr>
          <w:rFonts w:ascii="Arial" w:hAnsi="Arial" w:cs="Arial"/>
          <w:vertAlign w:val="subscript"/>
        </w:rPr>
        <w:t>2</w:t>
      </w:r>
      <w:r w:rsidR="00FE2153">
        <w:rPr>
          <w:rFonts w:ascii="Arial" w:hAnsi="Arial" w:cs="Arial"/>
          <w:vertAlign w:val="subscript"/>
        </w:rPr>
        <w:t xml:space="preserve"> </w:t>
      </w:r>
      <w:r w:rsidR="00FE2153" w:rsidRPr="001972BC">
        <w:rPr>
          <w:rFonts w:ascii="Arial" w:hAnsi="Arial" w:cs="Arial"/>
        </w:rPr>
        <w:t xml:space="preserve">in </w:t>
      </w:r>
      <w:r w:rsidR="00FE2153">
        <w:rPr>
          <w:rFonts w:ascii="Arial" w:hAnsi="Arial" w:cs="Arial"/>
        </w:rPr>
        <w:t>which WT bacteria were inoculated 1:100 from a fresh overnight culture</w:t>
      </w:r>
      <w:r w:rsidRPr="001972BC">
        <w:rPr>
          <w:rFonts w:ascii="Arial" w:hAnsi="Arial" w:cs="Arial"/>
        </w:rPr>
        <w:t xml:space="preserve">. </w:t>
      </w:r>
      <w:r w:rsidR="00D1158F" w:rsidRPr="001972BC">
        <w:rPr>
          <w:rFonts w:ascii="Arial" w:hAnsi="Arial" w:cs="Arial"/>
        </w:rPr>
        <w:t>Bacteria</w:t>
      </w:r>
      <w:r w:rsidR="00E3276A" w:rsidRPr="001972BC">
        <w:rPr>
          <w:rFonts w:ascii="Arial" w:hAnsi="Arial" w:cs="Arial"/>
        </w:rPr>
        <w:t xml:space="preserve"> extracted</w:t>
      </w:r>
      <w:r w:rsidR="00D1158F" w:rsidRPr="001972BC">
        <w:rPr>
          <w:rFonts w:ascii="Arial" w:hAnsi="Arial" w:cs="Arial"/>
        </w:rPr>
        <w:t xml:space="preserve"> </w:t>
      </w:r>
      <w:r w:rsidR="00D13F1F" w:rsidRPr="001972BC">
        <w:rPr>
          <w:rFonts w:ascii="Arial" w:hAnsi="Arial" w:cs="Arial"/>
        </w:rPr>
        <w:t>at</w:t>
      </w:r>
      <w:r w:rsidR="00D1158F" w:rsidRPr="001972BC">
        <w:rPr>
          <w:rFonts w:ascii="Arial" w:hAnsi="Arial" w:cs="Arial"/>
        </w:rPr>
        <w:t xml:space="preserve"> the</w:t>
      </w:r>
      <w:r w:rsidRPr="001972BC">
        <w:rPr>
          <w:rFonts w:ascii="Arial" w:hAnsi="Arial" w:cs="Arial"/>
        </w:rPr>
        <w:t xml:space="preserve"> same time points</w:t>
      </w:r>
      <w:r w:rsidR="00D1158F" w:rsidRPr="001972BC">
        <w:rPr>
          <w:rFonts w:ascii="Arial" w:hAnsi="Arial" w:cs="Arial"/>
        </w:rPr>
        <w:t xml:space="preserve"> were </w:t>
      </w:r>
      <w:r w:rsidR="00E3276A" w:rsidRPr="001972BC">
        <w:rPr>
          <w:rFonts w:ascii="Arial" w:hAnsi="Arial" w:cs="Arial"/>
        </w:rPr>
        <w:t>diluted</w:t>
      </w:r>
      <w:r w:rsidR="00D1158F" w:rsidRPr="001972BC">
        <w:rPr>
          <w:rFonts w:ascii="Arial" w:hAnsi="Arial" w:cs="Arial"/>
        </w:rPr>
        <w:t xml:space="preserve"> and plated </w:t>
      </w:r>
      <w:r w:rsidR="002030D7" w:rsidRPr="001972BC">
        <w:rPr>
          <w:rFonts w:ascii="Arial" w:hAnsi="Arial" w:cs="Arial"/>
        </w:rPr>
        <w:t>overnight, and twelve</w:t>
      </w:r>
      <w:r w:rsidR="00E3276A" w:rsidRPr="001972BC">
        <w:rPr>
          <w:rFonts w:ascii="Arial" w:hAnsi="Arial" w:cs="Arial"/>
        </w:rPr>
        <w:t xml:space="preserve"> colonies from each </w:t>
      </w:r>
      <w:r w:rsidR="002030D7" w:rsidRPr="001972BC">
        <w:rPr>
          <w:rFonts w:ascii="Arial" w:hAnsi="Arial" w:cs="Arial"/>
        </w:rPr>
        <w:t>plate</w:t>
      </w:r>
      <w:r w:rsidR="00E3276A" w:rsidRPr="001972BC">
        <w:rPr>
          <w:rFonts w:ascii="Arial" w:hAnsi="Arial" w:cs="Arial"/>
        </w:rPr>
        <w:t xml:space="preserve"> were picked at random</w:t>
      </w:r>
      <w:r w:rsidR="00FF788A" w:rsidRPr="001972BC">
        <w:rPr>
          <w:rFonts w:ascii="Arial" w:hAnsi="Arial" w:cs="Arial"/>
        </w:rPr>
        <w:t xml:space="preserve"> </w:t>
      </w:r>
      <w:r w:rsidR="006F7CCF" w:rsidRPr="001972BC">
        <w:rPr>
          <w:rFonts w:ascii="Arial" w:hAnsi="Arial" w:cs="Arial"/>
        </w:rPr>
        <w:t xml:space="preserve">and used to make lawns on M17 agar plates supplemented </w:t>
      </w:r>
      <w:r w:rsidR="00063AA9" w:rsidRPr="001972BC">
        <w:rPr>
          <w:rFonts w:ascii="Arial" w:hAnsi="Arial" w:cs="Arial"/>
        </w:rPr>
        <w:t>with</w:t>
      </w:r>
      <w:r w:rsidRPr="001972BC">
        <w:rPr>
          <w:rFonts w:ascii="Arial" w:hAnsi="Arial" w:cs="Arial"/>
        </w:rPr>
        <w:t xml:space="preserve"> 1% CaCl</w:t>
      </w:r>
      <w:r w:rsidRPr="001972BC">
        <w:rPr>
          <w:rFonts w:ascii="Arial" w:hAnsi="Arial" w:cs="Arial"/>
          <w:vertAlign w:val="subscript"/>
        </w:rPr>
        <w:t>2</w:t>
      </w:r>
      <w:r w:rsidRPr="001972BC">
        <w:rPr>
          <w:rFonts w:ascii="Arial" w:hAnsi="Arial" w:cs="Arial"/>
        </w:rPr>
        <w:t>.</w:t>
      </w:r>
    </w:p>
    <w:p w14:paraId="7858FB2C" w14:textId="23C4EB04" w:rsidR="00E04873" w:rsidRPr="001972BC" w:rsidRDefault="00D13F1F" w:rsidP="001972BC">
      <w:pPr>
        <w:spacing w:line="360" w:lineRule="auto"/>
        <w:jc w:val="both"/>
        <w:outlineLvl w:val="0"/>
        <w:rPr>
          <w:rFonts w:ascii="Arial" w:hAnsi="Arial" w:cs="Arial"/>
        </w:rPr>
      </w:pPr>
      <w:r w:rsidRPr="001972BC">
        <w:rPr>
          <w:rFonts w:ascii="Arial" w:hAnsi="Arial" w:cs="Arial"/>
        </w:rPr>
        <w:t xml:space="preserve">To test for infectivity, the 36 </w:t>
      </w:r>
      <w:r w:rsidR="00376604" w:rsidRPr="001972BC">
        <w:rPr>
          <w:rFonts w:ascii="Arial" w:hAnsi="Arial" w:cs="Arial"/>
        </w:rPr>
        <w:t>phage</w:t>
      </w:r>
      <w:r w:rsidRPr="001972BC">
        <w:rPr>
          <w:rFonts w:ascii="Arial" w:hAnsi="Arial" w:cs="Arial"/>
        </w:rPr>
        <w:t xml:space="preserve"> extracted </w:t>
      </w:r>
      <w:r w:rsidR="009934E1" w:rsidRPr="001972BC">
        <w:rPr>
          <w:rFonts w:ascii="Arial" w:hAnsi="Arial" w:cs="Arial"/>
        </w:rPr>
        <w:t>from each</w:t>
      </w:r>
      <w:r w:rsidRPr="001972BC">
        <w:rPr>
          <w:rFonts w:ascii="Arial" w:hAnsi="Arial" w:cs="Arial"/>
        </w:rPr>
        <w:t xml:space="preserve"> replicate (12</w:t>
      </w:r>
      <w:r w:rsidR="009934E1" w:rsidRPr="001972BC">
        <w:rPr>
          <w:rFonts w:ascii="Arial" w:hAnsi="Arial" w:cs="Arial"/>
        </w:rPr>
        <w:t xml:space="preserve"> phage</w:t>
      </w:r>
      <w:r w:rsidRPr="001972BC">
        <w:rPr>
          <w:rFonts w:ascii="Arial" w:hAnsi="Arial" w:cs="Arial"/>
        </w:rPr>
        <w:t xml:space="preserve"> x 3 time point</w:t>
      </w:r>
      <w:r w:rsidR="009934E1" w:rsidRPr="001972BC">
        <w:rPr>
          <w:rFonts w:ascii="Arial" w:hAnsi="Arial" w:cs="Arial"/>
        </w:rPr>
        <w:t>s</w:t>
      </w:r>
      <w:r w:rsidRPr="001972BC">
        <w:rPr>
          <w:rFonts w:ascii="Arial" w:hAnsi="Arial" w:cs="Arial"/>
        </w:rPr>
        <w:t>)</w:t>
      </w:r>
      <w:r w:rsidR="009934E1" w:rsidRPr="001972BC">
        <w:rPr>
          <w:rFonts w:ascii="Arial" w:hAnsi="Arial" w:cs="Arial"/>
        </w:rPr>
        <w:t xml:space="preserve"> were stamped on the 36 lawns made from their sympatric hosts so that each phage was tested against </w:t>
      </w:r>
      <w:r w:rsidR="00EB5800" w:rsidRPr="001972BC">
        <w:rPr>
          <w:rFonts w:ascii="Arial" w:hAnsi="Arial" w:cs="Arial"/>
        </w:rPr>
        <w:t>its sympatric host from the past, present and future</w:t>
      </w:r>
      <w:r w:rsidR="0021030A" w:rsidRPr="001972BC">
        <w:rPr>
          <w:rFonts w:ascii="Arial" w:hAnsi="Arial" w:cs="Arial"/>
        </w:rPr>
        <w:t xml:space="preserve"> (Table 1)</w:t>
      </w:r>
      <w:r w:rsidR="009934E1" w:rsidRPr="001972BC">
        <w:rPr>
          <w:rFonts w:ascii="Arial" w:hAnsi="Arial" w:cs="Arial"/>
        </w:rPr>
        <w:t xml:space="preserve">. Phage were classed as infective against a </w:t>
      </w:r>
      <w:r w:rsidR="00012E72" w:rsidRPr="001972BC">
        <w:rPr>
          <w:rFonts w:ascii="Arial" w:hAnsi="Arial" w:cs="Arial"/>
        </w:rPr>
        <w:t>host</w:t>
      </w:r>
      <w:r w:rsidR="009934E1" w:rsidRPr="001972BC">
        <w:rPr>
          <w:rFonts w:ascii="Arial" w:hAnsi="Arial" w:cs="Arial"/>
        </w:rPr>
        <w:t xml:space="preserve"> if</w:t>
      </w:r>
      <w:r w:rsidR="00376604" w:rsidRPr="001972BC">
        <w:rPr>
          <w:rFonts w:ascii="Arial" w:hAnsi="Arial" w:cs="Arial"/>
        </w:rPr>
        <w:t xml:space="preserve"> a p</w:t>
      </w:r>
      <w:r w:rsidR="009934E1" w:rsidRPr="001972BC">
        <w:rPr>
          <w:rFonts w:ascii="Arial" w:hAnsi="Arial" w:cs="Arial"/>
        </w:rPr>
        <w:t xml:space="preserve">laque was visible on the lawn after incubation at 42 </w:t>
      </w:r>
      <w:proofErr w:type="spellStart"/>
      <w:r w:rsidR="009934E1" w:rsidRPr="001972BC">
        <w:rPr>
          <w:rFonts w:ascii="Arial" w:hAnsi="Arial" w:cs="Arial"/>
          <w:vertAlign w:val="superscript"/>
        </w:rPr>
        <w:t>o</w:t>
      </w:r>
      <w:r w:rsidR="009934E1" w:rsidRPr="001972BC">
        <w:rPr>
          <w:rFonts w:ascii="Arial" w:hAnsi="Arial" w:cs="Arial"/>
        </w:rPr>
        <w:t>C</w:t>
      </w:r>
      <w:proofErr w:type="spellEnd"/>
      <w:r w:rsidR="009934E1" w:rsidRPr="001972BC">
        <w:rPr>
          <w:rFonts w:ascii="Arial" w:hAnsi="Arial" w:cs="Arial"/>
        </w:rPr>
        <w:t xml:space="preserve"> for 24 hours. If no plaque was visible</w:t>
      </w:r>
      <w:r w:rsidR="00376604" w:rsidRPr="001972BC">
        <w:rPr>
          <w:rFonts w:ascii="Arial" w:hAnsi="Arial" w:cs="Arial"/>
        </w:rPr>
        <w:t>,</w:t>
      </w:r>
      <w:r w:rsidR="009934E1" w:rsidRPr="001972BC">
        <w:rPr>
          <w:rFonts w:ascii="Arial" w:hAnsi="Arial" w:cs="Arial"/>
        </w:rPr>
        <w:t xml:space="preserve"> the </w:t>
      </w:r>
      <w:r w:rsidR="00012E72" w:rsidRPr="001972BC">
        <w:rPr>
          <w:rFonts w:ascii="Arial" w:hAnsi="Arial" w:cs="Arial"/>
        </w:rPr>
        <w:t>host</w:t>
      </w:r>
      <w:r w:rsidR="009934E1" w:rsidRPr="001972BC">
        <w:rPr>
          <w:rFonts w:ascii="Arial" w:hAnsi="Arial" w:cs="Arial"/>
        </w:rPr>
        <w:t xml:space="preserve"> was classed as resistant. </w:t>
      </w:r>
    </w:p>
    <w:p w14:paraId="54958B2F" w14:textId="08A8CB16" w:rsidR="00F76B1E" w:rsidRPr="001972BC" w:rsidRDefault="00152959" w:rsidP="001972BC">
      <w:pPr>
        <w:spacing w:line="360" w:lineRule="auto"/>
        <w:jc w:val="both"/>
        <w:outlineLvl w:val="0"/>
        <w:rPr>
          <w:rFonts w:ascii="Arial" w:hAnsi="Arial" w:cs="Arial"/>
          <w:b/>
        </w:rPr>
      </w:pPr>
      <w:r w:rsidRPr="001972BC">
        <w:rPr>
          <w:rFonts w:ascii="Arial" w:hAnsi="Arial" w:cs="Arial"/>
          <w:b/>
        </w:rPr>
        <w:t>STATISTICAL METHODS</w:t>
      </w:r>
    </w:p>
    <w:p w14:paraId="5B8162AC" w14:textId="683A5E31" w:rsidR="004F27D3" w:rsidRPr="001972BC" w:rsidRDefault="004F27D3" w:rsidP="001972BC">
      <w:pPr>
        <w:spacing w:line="360" w:lineRule="auto"/>
        <w:jc w:val="both"/>
        <w:outlineLvl w:val="0"/>
        <w:rPr>
          <w:rFonts w:ascii="Arial" w:hAnsi="Arial" w:cs="Arial"/>
        </w:rPr>
      </w:pPr>
      <w:r w:rsidRPr="001972BC">
        <w:rPr>
          <w:rFonts w:ascii="Arial" w:hAnsi="Arial" w:cs="Arial"/>
        </w:rPr>
        <w:t xml:space="preserve">Statistical analyses were carried out in R v3.5.0 </w:t>
      </w:r>
      <w:commentRangeStart w:id="25"/>
      <w:commentRangeStart w:id="26"/>
      <w:r w:rsidR="00373FBF" w:rsidRPr="001972BC">
        <w:rPr>
          <w:rFonts w:ascii="Arial" w:hAnsi="Arial" w:cs="Arial"/>
        </w:rPr>
        <w:fldChar w:fldCharType="begin"/>
      </w:r>
      <w:r w:rsidR="00373FBF" w:rsidRPr="001972BC">
        <w:rPr>
          <w:rFonts w:ascii="Arial" w:hAnsi="Arial" w:cs="Arial"/>
        </w:rPr>
        <w:instrText xml:space="preserve"> ADDIN EN.CITE &lt;EndNote&gt;&lt;Cite&gt;&lt;Author&gt;Team&lt;/Author&gt;&lt;Year&gt;2014&lt;/Year&gt;&lt;RecNum&gt;25&lt;/RecNum&gt;&lt;DisplayText&gt;(Team 2014)&lt;/DisplayText&gt;&lt;record&gt;&lt;rec-number&gt;25&lt;/rec-number&gt;&lt;foreign-keys&gt;&lt;key app="EN" db-id="fs2esxxsm0tvrgeez0ov00s4t5arzawa95t9"&gt;25&lt;/key&gt;&lt;/foreign-keys&gt;&lt;ref-type name="Generic"&gt;13&lt;/ref-type&gt;&lt;contributors&gt;&lt;authors&gt;&lt;author&gt;Team, R Core&lt;/author&gt;&lt;/authors&gt;&lt;/contributors&gt;&lt;titles&gt;&lt;title&gt;R: A language and environment for statistical computing. R Foundation for Statistical Computing, Vienna, Austria. 2013&lt;/title&gt;&lt;/titles&gt;&lt;dates&gt;&lt;year&gt;2014&lt;/year&gt;&lt;/dates&gt;&lt;urls&gt;&lt;/urls&gt;&lt;/record&gt;&lt;/Cite&gt;&lt;/EndNote&gt;</w:instrText>
      </w:r>
      <w:r w:rsidR="00373FBF" w:rsidRPr="001972BC">
        <w:rPr>
          <w:rFonts w:ascii="Arial" w:hAnsi="Arial" w:cs="Arial"/>
        </w:rPr>
        <w:fldChar w:fldCharType="separate"/>
      </w:r>
      <w:r w:rsidR="00373FBF" w:rsidRPr="001972BC">
        <w:rPr>
          <w:rFonts w:ascii="Arial" w:hAnsi="Arial" w:cs="Arial"/>
          <w:noProof/>
        </w:rPr>
        <w:t>(</w:t>
      </w:r>
      <w:hyperlink w:anchor="_ENREF_20" w:tooltip="Team, 2014 #25" w:history="1">
        <w:r w:rsidR="00297D59" w:rsidRPr="001972BC">
          <w:rPr>
            <w:rFonts w:ascii="Arial" w:hAnsi="Arial" w:cs="Arial"/>
            <w:noProof/>
          </w:rPr>
          <w:t>Team 2014</w:t>
        </w:r>
      </w:hyperlink>
      <w:r w:rsidR="00373FBF" w:rsidRPr="001972BC">
        <w:rPr>
          <w:rFonts w:ascii="Arial" w:hAnsi="Arial" w:cs="Arial"/>
          <w:noProof/>
        </w:rPr>
        <w:t>)</w:t>
      </w:r>
      <w:r w:rsidR="00373FBF" w:rsidRPr="001972BC">
        <w:rPr>
          <w:rFonts w:ascii="Arial" w:hAnsi="Arial" w:cs="Arial"/>
        </w:rPr>
        <w:fldChar w:fldCharType="end"/>
      </w:r>
      <w:commentRangeEnd w:id="25"/>
      <w:r w:rsidR="00F31FF3" w:rsidRPr="001972BC">
        <w:rPr>
          <w:rStyle w:val="CommentReference"/>
          <w:rFonts w:ascii="Arial" w:hAnsi="Arial" w:cs="Arial"/>
        </w:rPr>
        <w:commentReference w:id="25"/>
      </w:r>
      <w:commentRangeEnd w:id="26"/>
      <w:r w:rsidR="00C41AEC">
        <w:rPr>
          <w:rStyle w:val="CommentReference"/>
        </w:rPr>
        <w:commentReference w:id="26"/>
      </w:r>
      <w:r w:rsidRPr="001972BC">
        <w:rPr>
          <w:rFonts w:ascii="Arial" w:hAnsi="Arial" w:cs="Arial"/>
        </w:rPr>
        <w:t>, and graphics were generated using r-base and the ggplot2 package</w:t>
      </w:r>
      <w:r w:rsidR="00F31FF3" w:rsidRPr="001972BC">
        <w:rPr>
          <w:rFonts w:ascii="Arial" w:hAnsi="Arial" w:cs="Arial"/>
        </w:rPr>
        <w:t xml:space="preserve"> </w:t>
      </w:r>
      <w:r w:rsidR="00F31FF3" w:rsidRPr="001972BC">
        <w:rPr>
          <w:rFonts w:ascii="Arial" w:hAnsi="Arial" w:cs="Arial"/>
        </w:rPr>
        <w:fldChar w:fldCharType="begin"/>
      </w:r>
      <w:r w:rsidR="00F31FF3" w:rsidRPr="001972BC">
        <w:rPr>
          <w:rFonts w:ascii="Arial" w:hAnsi="Arial" w:cs="Arial"/>
        </w:rPr>
        <w:instrText xml:space="preserve"> ADDIN EN.CITE &lt;EndNote&gt;&lt;Cite&gt;&lt;Author&gt;Wickham&lt;/Author&gt;&lt;Year&gt;2009&lt;/Year&gt;&lt;RecNum&gt;26&lt;/RecNum&gt;&lt;DisplayText&gt;(Wickham 2009)&lt;/DisplayText&gt;&lt;record&gt;&lt;rec-number&gt;26&lt;/rec-number&gt;&lt;foreign-keys&gt;&lt;key app="EN" db-id="fs2esxxsm0tvrgeez0ov00s4t5arzawa95t9"&gt;26&lt;/key&gt;&lt;/foreign-keys&gt;&lt;ref-type name="Generic"&gt;13&lt;/ref-type&gt;&lt;contributors&gt;&lt;authors&gt;&lt;author&gt;Wickham, H&lt;/author&gt;&lt;/authors&gt;&lt;/contributors&gt;&lt;titles&gt;&lt;title&gt;ggplot2: Elegant Graphics for Data Analysis Springer-Verlag New York&lt;/title&gt;&lt;/titles&gt;&lt;dates&gt;&lt;year&gt;2009&lt;/year&gt;&lt;/dates&gt;&lt;publisher&gt;Version&lt;/publisher&gt;&lt;urls&gt;&lt;/urls&gt;&lt;/record&gt;&lt;/Cite&gt;&lt;/EndNote&gt;</w:instrText>
      </w:r>
      <w:r w:rsidR="00F31FF3" w:rsidRPr="001972BC">
        <w:rPr>
          <w:rFonts w:ascii="Arial" w:hAnsi="Arial" w:cs="Arial"/>
        </w:rPr>
        <w:fldChar w:fldCharType="separate"/>
      </w:r>
      <w:r w:rsidR="00F31FF3" w:rsidRPr="001972BC">
        <w:rPr>
          <w:rFonts w:ascii="Arial" w:hAnsi="Arial" w:cs="Arial"/>
          <w:noProof/>
        </w:rPr>
        <w:t>(</w:t>
      </w:r>
      <w:hyperlink w:anchor="_ENREF_24" w:tooltip="Wickham, 2009 #26" w:history="1">
        <w:r w:rsidR="00297D59" w:rsidRPr="001972BC">
          <w:rPr>
            <w:rFonts w:ascii="Arial" w:hAnsi="Arial" w:cs="Arial"/>
            <w:noProof/>
          </w:rPr>
          <w:t>Wickham 2009</w:t>
        </w:r>
      </w:hyperlink>
      <w:r w:rsidR="00F31FF3" w:rsidRPr="001972BC">
        <w:rPr>
          <w:rFonts w:ascii="Arial" w:hAnsi="Arial" w:cs="Arial"/>
          <w:noProof/>
        </w:rPr>
        <w:t>)</w:t>
      </w:r>
      <w:r w:rsidR="00F31FF3" w:rsidRPr="001972BC">
        <w:rPr>
          <w:rFonts w:ascii="Arial" w:hAnsi="Arial" w:cs="Arial"/>
        </w:rPr>
        <w:fldChar w:fldCharType="end"/>
      </w:r>
      <w:r w:rsidRPr="001972BC">
        <w:rPr>
          <w:rFonts w:ascii="Arial" w:hAnsi="Arial" w:cs="Arial"/>
        </w:rPr>
        <w:t xml:space="preserve">. Model selection followed a nested design, and the final models in all analyses were selected based on the reduction of </w:t>
      </w:r>
      <w:proofErr w:type="spellStart"/>
      <w:r w:rsidRPr="001972BC">
        <w:rPr>
          <w:rFonts w:ascii="Arial" w:hAnsi="Arial" w:cs="Arial"/>
        </w:rPr>
        <w:t>heteroskedacity</w:t>
      </w:r>
      <w:proofErr w:type="spellEnd"/>
      <w:r w:rsidRPr="001972BC">
        <w:rPr>
          <w:rFonts w:ascii="Arial" w:hAnsi="Arial" w:cs="Arial"/>
        </w:rPr>
        <w:t>, χ</w:t>
      </w:r>
      <w:r w:rsidRPr="001972BC">
        <w:rPr>
          <w:rFonts w:ascii="Arial" w:hAnsi="Arial" w:cs="Arial"/>
          <w:vertAlign w:val="superscript"/>
        </w:rPr>
        <w:t>2</w:t>
      </w:r>
      <w:r w:rsidRPr="001972BC">
        <w:rPr>
          <w:rFonts w:ascii="Arial" w:hAnsi="Arial" w:cs="Arial"/>
        </w:rPr>
        <w:t xml:space="preserve"> tests, and log-likelihood and AIC comparisons</w:t>
      </w:r>
      <w:r w:rsidR="005359F3" w:rsidRPr="001972BC">
        <w:rPr>
          <w:rFonts w:ascii="Arial" w:hAnsi="Arial" w:cs="Arial"/>
        </w:rPr>
        <w:t xml:space="preserve"> </w:t>
      </w:r>
      <w:r w:rsidR="005359F3" w:rsidRPr="001972BC">
        <w:rPr>
          <w:rFonts w:ascii="Arial" w:hAnsi="Arial" w:cs="Arial"/>
        </w:rPr>
        <w:fldChar w:fldCharType="begin">
          <w:fldData xml:space="preserve">PEVuZE5vdGU+PENpdGU+PEF1dGhvcj5Ba2Fpa2U8L0F1dGhvcj48WWVhcj4xOTczPC9ZZWFyPjxS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</w:fldData>
        </w:fldChar>
      </w:r>
      <w:r w:rsidR="005359F3" w:rsidRPr="001972BC">
        <w:rPr>
          <w:rFonts w:ascii="Arial" w:hAnsi="Arial" w:cs="Arial"/>
        </w:rPr>
        <w:instrText xml:space="preserve"> ADDIN EN.CITE </w:instrText>
      </w:r>
      <w:r w:rsidR="005359F3" w:rsidRPr="001972BC">
        <w:rPr>
          <w:rFonts w:ascii="Arial" w:hAnsi="Arial" w:cs="Arial"/>
        </w:rPr>
        <w:fldChar w:fldCharType="begin">
          <w:fldData xml:space="preserve">PEVuZE5vdGU+PENpdGU+PEF1dGhvcj5Ba2Fpa2U8L0F1dGhvcj48WWVhcj4xOTczPC9ZZWFyPjxS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</w:fldData>
        </w:fldChar>
      </w:r>
      <w:r w:rsidR="005359F3" w:rsidRPr="001972BC">
        <w:rPr>
          <w:rFonts w:ascii="Arial" w:hAnsi="Arial" w:cs="Arial"/>
        </w:rPr>
        <w:instrText xml:space="preserve"> ADDIN EN.CITE.DATA </w:instrText>
      </w:r>
      <w:r w:rsidR="005359F3" w:rsidRPr="001972BC">
        <w:rPr>
          <w:rFonts w:ascii="Arial" w:hAnsi="Arial" w:cs="Arial"/>
        </w:rPr>
      </w:r>
      <w:r w:rsidR="005359F3" w:rsidRPr="001972BC">
        <w:rPr>
          <w:rFonts w:ascii="Arial" w:hAnsi="Arial" w:cs="Arial"/>
        </w:rPr>
        <w:fldChar w:fldCharType="end"/>
      </w:r>
      <w:r w:rsidR="005359F3" w:rsidRPr="001972BC">
        <w:rPr>
          <w:rFonts w:ascii="Arial" w:hAnsi="Arial" w:cs="Arial"/>
        </w:rPr>
      </w:r>
      <w:r w:rsidR="005359F3" w:rsidRPr="001972BC">
        <w:rPr>
          <w:rFonts w:ascii="Arial" w:hAnsi="Arial" w:cs="Arial"/>
        </w:rPr>
        <w:fldChar w:fldCharType="separate"/>
      </w:r>
      <w:r w:rsidR="005359F3" w:rsidRPr="001972BC">
        <w:rPr>
          <w:rFonts w:ascii="Arial" w:hAnsi="Arial" w:cs="Arial"/>
          <w:noProof/>
        </w:rPr>
        <w:t>(</w:t>
      </w:r>
      <w:hyperlink w:anchor="_ENREF_3" w:tooltip="Akaike, 1973 #20" w:history="1">
        <w:r w:rsidR="00297D59" w:rsidRPr="001972BC">
          <w:rPr>
            <w:rFonts w:ascii="Arial" w:hAnsi="Arial" w:cs="Arial"/>
            <w:noProof/>
          </w:rPr>
          <w:t>Akaike 1973</w:t>
        </w:r>
      </w:hyperlink>
      <w:r w:rsidR="005359F3" w:rsidRPr="001972BC">
        <w:rPr>
          <w:rFonts w:ascii="Arial" w:hAnsi="Arial" w:cs="Arial"/>
          <w:noProof/>
        </w:rPr>
        <w:t xml:space="preserve">; </w:t>
      </w:r>
      <w:hyperlink w:anchor="_ENREF_6" w:tooltip="Burnham, 2003 #21" w:history="1">
        <w:r w:rsidR="00297D59" w:rsidRPr="001972BC">
          <w:rPr>
            <w:rFonts w:ascii="Arial" w:hAnsi="Arial" w:cs="Arial"/>
            <w:noProof/>
          </w:rPr>
          <w:t>Burnham &amp; Anderson 2003</w:t>
        </w:r>
      </w:hyperlink>
      <w:r w:rsidR="005359F3" w:rsidRPr="001972BC">
        <w:rPr>
          <w:rFonts w:ascii="Arial" w:hAnsi="Arial" w:cs="Arial"/>
          <w:noProof/>
        </w:rPr>
        <w:t xml:space="preserve">, </w:t>
      </w:r>
      <w:hyperlink w:anchor="_ENREF_7" w:tooltip="Burnham, 2004 #22" w:history="1">
        <w:r w:rsidR="00297D59" w:rsidRPr="001972BC">
          <w:rPr>
            <w:rFonts w:ascii="Arial" w:hAnsi="Arial" w:cs="Arial"/>
            <w:noProof/>
          </w:rPr>
          <w:t>2004</w:t>
        </w:r>
      </w:hyperlink>
      <w:r w:rsidR="005359F3" w:rsidRPr="001972BC">
        <w:rPr>
          <w:rFonts w:ascii="Arial" w:hAnsi="Arial" w:cs="Arial"/>
          <w:noProof/>
        </w:rPr>
        <w:t>)</w:t>
      </w:r>
      <w:r w:rsidR="005359F3" w:rsidRPr="001972BC">
        <w:rPr>
          <w:rFonts w:ascii="Arial" w:hAnsi="Arial" w:cs="Arial"/>
        </w:rPr>
        <w:fldChar w:fldCharType="end"/>
      </w:r>
      <w:r w:rsidRPr="001972BC">
        <w:rPr>
          <w:rFonts w:ascii="Arial" w:hAnsi="Arial" w:cs="Arial"/>
        </w:rPr>
        <w:t>.</w:t>
      </w:r>
    </w:p>
    <w:p w14:paraId="6BD86FAE" w14:textId="6B5CAF7A" w:rsidR="00DD39EF" w:rsidRPr="001972BC" w:rsidRDefault="00DD39EF" w:rsidP="001972BC">
      <w:pPr>
        <w:spacing w:line="360" w:lineRule="auto"/>
        <w:jc w:val="both"/>
        <w:outlineLvl w:val="0"/>
        <w:rPr>
          <w:rFonts w:ascii="Arial" w:hAnsi="Arial" w:cs="Arial"/>
        </w:rPr>
      </w:pPr>
      <w:r w:rsidRPr="001972BC">
        <w:rPr>
          <w:rFonts w:ascii="Arial" w:hAnsi="Arial" w:cs="Arial"/>
          <w:b/>
        </w:rPr>
        <w:t>Sequence analysis</w:t>
      </w:r>
    </w:p>
    <w:p w14:paraId="7B99EE67" w14:textId="736737A2" w:rsidR="00DD39EF" w:rsidRPr="001972BC" w:rsidRDefault="003E3025" w:rsidP="001972BC">
      <w:pPr>
        <w:spacing w:line="360" w:lineRule="auto"/>
        <w:jc w:val="both"/>
        <w:outlineLvl w:val="0"/>
        <w:rPr>
          <w:rFonts w:ascii="Arial" w:hAnsi="Arial" w:cs="Arial"/>
        </w:rPr>
      </w:pPr>
      <w:r w:rsidRPr="001972BC">
        <w:rPr>
          <w:rFonts w:ascii="Arial" w:hAnsi="Arial" w:cs="Arial"/>
        </w:rPr>
        <w:t xml:space="preserve">Twelve clones from each replicate at </w:t>
      </w:r>
      <w:r w:rsidR="004714F3" w:rsidRPr="001972BC">
        <w:rPr>
          <w:rFonts w:ascii="Arial" w:hAnsi="Arial" w:cs="Arial"/>
        </w:rPr>
        <w:t>each of the three time points</w:t>
      </w:r>
      <w:r w:rsidRPr="001972BC">
        <w:rPr>
          <w:rFonts w:ascii="Arial" w:hAnsi="Arial" w:cs="Arial"/>
        </w:rPr>
        <w:t xml:space="preserve"> had </w:t>
      </w:r>
      <w:r w:rsidR="00E02798" w:rsidRPr="001972BC">
        <w:rPr>
          <w:rFonts w:ascii="Arial" w:hAnsi="Arial" w:cs="Arial"/>
        </w:rPr>
        <w:t xml:space="preserve">both CRISPR loci (CRISPR1 and CRISPR3) </w:t>
      </w:r>
      <w:r w:rsidRPr="001972BC">
        <w:rPr>
          <w:rFonts w:ascii="Arial" w:hAnsi="Arial" w:cs="Arial"/>
        </w:rPr>
        <w:t xml:space="preserve">analysed using PCR to determine spacer acquisition. Clones identified as carrying spacers then had the locus of interest sent for Sanger sequencing (Source Bioscience, UK). </w:t>
      </w:r>
      <w:r w:rsidR="00E02798" w:rsidRPr="001972BC">
        <w:rPr>
          <w:rFonts w:ascii="Arial" w:hAnsi="Arial" w:cs="Arial"/>
        </w:rPr>
        <w:t>Both loci</w:t>
      </w:r>
      <w:r w:rsidRPr="001972BC">
        <w:rPr>
          <w:rFonts w:ascii="Arial" w:hAnsi="Arial" w:cs="Arial"/>
        </w:rPr>
        <w:t xml:space="preserve"> were sequenced using primers [CR1 primer sequence] and [CR3 primer sequence]</w:t>
      </w:r>
      <w:r w:rsidR="00E93AFA" w:rsidRPr="001972BC">
        <w:rPr>
          <w:rFonts w:ascii="Arial" w:hAnsi="Arial" w:cs="Arial"/>
        </w:rPr>
        <w:t>, and t</w:t>
      </w:r>
      <w:r w:rsidRPr="001972BC">
        <w:rPr>
          <w:rFonts w:ascii="Arial" w:hAnsi="Arial" w:cs="Arial"/>
        </w:rPr>
        <w:t>he entire sequenced locus was mapped against the φ</w:t>
      </w:r>
      <w:r w:rsidR="000B102A">
        <w:rPr>
          <w:rFonts w:ascii="Arial" w:hAnsi="Arial" w:cs="Arial"/>
        </w:rPr>
        <w:t>D2972</w:t>
      </w:r>
      <w:r w:rsidRPr="001972BC">
        <w:rPr>
          <w:rFonts w:ascii="Arial" w:hAnsi="Arial" w:cs="Arial"/>
        </w:rPr>
        <w:t xml:space="preserve"> genome (Accession: NC 007019.1) using BLAST. Putative spacer sequence hits</w:t>
      </w:r>
      <w:r w:rsidR="009C0DF4" w:rsidRPr="001972BC">
        <w:rPr>
          <w:rFonts w:ascii="Arial" w:hAnsi="Arial" w:cs="Arial"/>
        </w:rPr>
        <w:t xml:space="preserve"> were</w:t>
      </w:r>
      <w:r w:rsidRPr="001972BC">
        <w:rPr>
          <w:rFonts w:ascii="Arial" w:hAnsi="Arial" w:cs="Arial"/>
        </w:rPr>
        <w:t xml:space="preserve"> approximately 30</w:t>
      </w:r>
      <w:r w:rsidR="009C0DF4" w:rsidRPr="001972BC">
        <w:rPr>
          <w:rFonts w:ascii="Arial" w:hAnsi="Arial" w:cs="Arial"/>
        </w:rPr>
        <w:t xml:space="preserve"> </w:t>
      </w:r>
      <w:proofErr w:type="spellStart"/>
      <w:r w:rsidRPr="001972BC">
        <w:rPr>
          <w:rFonts w:ascii="Arial" w:hAnsi="Arial" w:cs="Arial"/>
        </w:rPr>
        <w:t>bp</w:t>
      </w:r>
      <w:proofErr w:type="spellEnd"/>
      <w:r w:rsidR="00862346" w:rsidRPr="001972BC">
        <w:rPr>
          <w:rFonts w:ascii="Arial" w:hAnsi="Arial" w:cs="Arial"/>
        </w:rPr>
        <w:t xml:space="preserve"> in length</w:t>
      </w:r>
      <w:r w:rsidRPr="001972BC">
        <w:rPr>
          <w:rFonts w:ascii="Arial" w:hAnsi="Arial" w:cs="Arial"/>
        </w:rPr>
        <w:t xml:space="preserve">. </w:t>
      </w:r>
      <w:r w:rsidR="009C0DF4" w:rsidRPr="001972BC">
        <w:rPr>
          <w:rFonts w:ascii="Arial" w:hAnsi="Arial" w:cs="Arial"/>
        </w:rPr>
        <w:t>The g</w:t>
      </w:r>
      <w:r w:rsidRPr="001972BC">
        <w:rPr>
          <w:rFonts w:ascii="Arial" w:hAnsi="Arial" w:cs="Arial"/>
        </w:rPr>
        <w:t xml:space="preserve">enomic location and read direction of each protospacer hit </w:t>
      </w:r>
      <w:r w:rsidR="00844108" w:rsidRPr="001972BC">
        <w:rPr>
          <w:rFonts w:ascii="Arial" w:hAnsi="Arial" w:cs="Arial"/>
        </w:rPr>
        <w:t xml:space="preserve">was </w:t>
      </w:r>
      <w:r w:rsidRPr="001972BC">
        <w:rPr>
          <w:rFonts w:ascii="Arial" w:hAnsi="Arial" w:cs="Arial"/>
        </w:rPr>
        <w:t xml:space="preserve">parsed using </w:t>
      </w:r>
      <w:proofErr w:type="spellStart"/>
      <w:r w:rsidRPr="001972BC">
        <w:rPr>
          <w:rFonts w:ascii="Arial" w:hAnsi="Arial" w:cs="Arial"/>
        </w:rPr>
        <w:t>Geneious</w:t>
      </w:r>
      <w:proofErr w:type="spellEnd"/>
      <w:r w:rsidRPr="001972BC">
        <w:rPr>
          <w:rFonts w:ascii="Arial" w:hAnsi="Arial" w:cs="Arial"/>
        </w:rPr>
        <w:t xml:space="preserve"> v9.1.8</w:t>
      </w:r>
      <w:r w:rsidR="008E1648" w:rsidRPr="001972BC">
        <w:rPr>
          <w:rFonts w:ascii="Arial" w:hAnsi="Arial" w:cs="Arial"/>
        </w:rPr>
        <w:t xml:space="preserve"> </w:t>
      </w:r>
      <w:r w:rsidR="008E1648" w:rsidRPr="001972BC">
        <w:rPr>
          <w:rFonts w:ascii="Arial" w:hAnsi="Arial" w:cs="Arial"/>
        </w:rPr>
        <w:fldChar w:fldCharType="begin"/>
      </w:r>
      <w:r w:rsidR="008E1648" w:rsidRPr="001972BC">
        <w:rPr>
          <w:rFonts w:ascii="Arial" w:hAnsi="Arial" w:cs="Arial"/>
        </w:rPr>
        <w:instrText xml:space="preserve"> ADDIN EN.CITE &lt;EndNote&gt;&lt;Cite&gt;&lt;Author&gt;Kearse&lt;/Author&gt;&lt;Year&gt;2012&lt;/Year&gt;&lt;RecNum&gt;24&lt;/RecNum&gt;&lt;DisplayText&gt;(Kearse&lt;style face="italic"&gt; et al.&lt;/style&gt; 2012)&lt;/DisplayText&gt;&lt;record&gt;&lt;rec-number&gt;24&lt;/rec-number&gt;&lt;foreign-keys&gt;&lt;key app="EN" db-id="fs2esxxsm0tvrgeez0ov00s4t5arzawa95t9"&gt;24&lt;/key&gt;&lt;/foreign-keys&gt;&lt;ref-type name="Journal Article"&gt;17&lt;/ref-type&gt;&lt;contributors&gt;&lt;authors&gt;&lt;author&gt;Kearse, Matthew&lt;/author&gt;&lt;author&gt;Moir, Richard&lt;/author&gt;&lt;author&gt;Wilson, Amy&lt;/author&gt;&lt;author&gt;Stones-Havas, Steven&lt;/author&gt;&lt;author&gt;Cheung, Matthew&lt;/author&gt;&lt;author&gt;Sturrock, Shane&lt;/author&gt;&lt;author&gt;Buxton, Simon&lt;/author&gt;&lt;author&gt;Cooper, Alex&lt;/author&gt;&lt;author&gt;Markowitz, Sidney&lt;/author&gt;&lt;author&gt;Duran, Chris&lt;/author&gt;&lt;/authors&gt;&lt;/contributors&gt;&lt;titles&gt;&lt;title&gt;Geneious Basic: an integrated and extendable desktop software platform for the organization and analysis of sequence data&lt;/title&gt;&lt;secondary-title&gt;Bioinformatics&lt;/secondary-title&gt;&lt;/titles&gt;&lt;periodical&gt;&lt;full-title&gt;Bioinformatics&lt;/full-title&gt;&lt;/periodical&gt;&lt;pages&gt;1647-1649&lt;/pages&gt;&lt;volume&gt;28&lt;/volume&gt;&lt;number&gt;12&lt;/number&gt;&lt;dates&gt;&lt;year&gt;2012&lt;/year&gt;&lt;/dates&gt;&lt;isbn&gt;1460-2059&lt;/isbn&gt;&lt;urls&gt;&lt;/urls&gt;&lt;/record&gt;&lt;/Cite&gt;&lt;/EndNote&gt;</w:instrText>
      </w:r>
      <w:r w:rsidR="008E1648" w:rsidRPr="001972BC">
        <w:rPr>
          <w:rFonts w:ascii="Arial" w:hAnsi="Arial" w:cs="Arial"/>
        </w:rPr>
        <w:fldChar w:fldCharType="separate"/>
      </w:r>
      <w:r w:rsidR="008E1648" w:rsidRPr="001972BC">
        <w:rPr>
          <w:rFonts w:ascii="Arial" w:hAnsi="Arial" w:cs="Arial"/>
          <w:noProof/>
        </w:rPr>
        <w:t>(</w:t>
      </w:r>
      <w:hyperlink w:anchor="_ENREF_14" w:tooltip="Kearse, 2012 #24" w:history="1">
        <w:r w:rsidR="00297D59" w:rsidRPr="001972BC">
          <w:rPr>
            <w:rFonts w:ascii="Arial" w:hAnsi="Arial" w:cs="Arial"/>
            <w:noProof/>
          </w:rPr>
          <w:t>Kearse</w:t>
        </w:r>
        <w:r w:rsidR="00297D59" w:rsidRPr="001972BC">
          <w:rPr>
            <w:rFonts w:ascii="Arial" w:hAnsi="Arial" w:cs="Arial"/>
            <w:i/>
            <w:noProof/>
          </w:rPr>
          <w:t xml:space="preserve"> et al.</w:t>
        </w:r>
        <w:r w:rsidR="00297D59" w:rsidRPr="001972BC">
          <w:rPr>
            <w:rFonts w:ascii="Arial" w:hAnsi="Arial" w:cs="Arial"/>
            <w:noProof/>
          </w:rPr>
          <w:t xml:space="preserve"> 2012</w:t>
        </w:r>
      </w:hyperlink>
      <w:r w:rsidR="008E1648" w:rsidRPr="001972BC">
        <w:rPr>
          <w:rFonts w:ascii="Arial" w:hAnsi="Arial" w:cs="Arial"/>
          <w:noProof/>
        </w:rPr>
        <w:t>)</w:t>
      </w:r>
      <w:r w:rsidR="008E1648" w:rsidRPr="001972BC">
        <w:rPr>
          <w:rFonts w:ascii="Arial" w:hAnsi="Arial" w:cs="Arial"/>
        </w:rPr>
        <w:fldChar w:fldCharType="end"/>
      </w:r>
      <w:r w:rsidR="008E1648" w:rsidRPr="001972BC">
        <w:rPr>
          <w:rFonts w:ascii="Arial" w:hAnsi="Arial" w:cs="Arial"/>
        </w:rPr>
        <w:t xml:space="preserve">. </w:t>
      </w:r>
      <w:r w:rsidRPr="001972BC">
        <w:rPr>
          <w:rFonts w:ascii="Arial" w:hAnsi="Arial" w:cs="Arial"/>
        </w:rPr>
        <w:t>False positive differences in hit location between putative spacer sequences generated by the BLAST algorithm were</w:t>
      </w:r>
      <w:r w:rsidR="001160A4" w:rsidRPr="001972BC">
        <w:rPr>
          <w:rFonts w:ascii="Arial" w:hAnsi="Arial" w:cs="Arial"/>
        </w:rPr>
        <w:t xml:space="preserve"> then</w:t>
      </w:r>
      <w:r w:rsidRPr="001972BC">
        <w:rPr>
          <w:rFonts w:ascii="Arial" w:hAnsi="Arial" w:cs="Arial"/>
        </w:rPr>
        <w:t xml:space="preserve"> identified</w:t>
      </w:r>
      <w:r w:rsidR="00844108" w:rsidRPr="001972BC">
        <w:rPr>
          <w:rFonts w:ascii="Arial" w:hAnsi="Arial" w:cs="Arial"/>
        </w:rPr>
        <w:t>,</w:t>
      </w:r>
      <w:r w:rsidRPr="001972BC">
        <w:rPr>
          <w:rFonts w:ascii="Arial" w:hAnsi="Arial" w:cs="Arial"/>
        </w:rPr>
        <w:t xml:space="preserve"> and the data </w:t>
      </w:r>
      <w:r w:rsidR="00844108" w:rsidRPr="001972BC">
        <w:rPr>
          <w:rFonts w:ascii="Arial" w:hAnsi="Arial" w:cs="Arial"/>
        </w:rPr>
        <w:t xml:space="preserve">was </w:t>
      </w:r>
      <w:r w:rsidRPr="001972BC">
        <w:rPr>
          <w:rFonts w:ascii="Arial" w:hAnsi="Arial" w:cs="Arial"/>
        </w:rPr>
        <w:t>cleaned accordingly.</w:t>
      </w:r>
    </w:p>
    <w:p w14:paraId="5B1A7F20" w14:textId="22E6EF15" w:rsidR="006565BA" w:rsidRPr="001972BC" w:rsidRDefault="006565BA" w:rsidP="001972BC">
      <w:pPr>
        <w:spacing w:line="360" w:lineRule="auto"/>
        <w:jc w:val="both"/>
        <w:outlineLvl w:val="0"/>
        <w:rPr>
          <w:rFonts w:ascii="Arial" w:hAnsi="Arial" w:cs="Arial"/>
          <w:b/>
        </w:rPr>
      </w:pPr>
      <w:r w:rsidRPr="001972BC">
        <w:rPr>
          <w:rFonts w:ascii="Arial" w:hAnsi="Arial" w:cs="Arial"/>
          <w:b/>
        </w:rPr>
        <w:t>Phage survival</w:t>
      </w:r>
    </w:p>
    <w:p w14:paraId="25E6188A" w14:textId="08E4D71D" w:rsidR="00BE5C10" w:rsidRPr="001972BC" w:rsidRDefault="006565BA" w:rsidP="001972BC">
      <w:pPr>
        <w:spacing w:line="360" w:lineRule="auto"/>
        <w:jc w:val="both"/>
        <w:outlineLvl w:val="0"/>
        <w:rPr>
          <w:rFonts w:ascii="Arial" w:hAnsi="Arial" w:cs="Arial"/>
          <w:b/>
        </w:rPr>
      </w:pPr>
      <w:r w:rsidRPr="001972BC">
        <w:rPr>
          <w:rFonts w:ascii="Arial" w:hAnsi="Arial" w:cs="Arial"/>
        </w:rPr>
        <w:t>Phage survival over the course of the experiment was analysed u</w:t>
      </w:r>
      <w:r w:rsidR="00812177" w:rsidRPr="001972BC">
        <w:rPr>
          <w:rFonts w:ascii="Arial" w:hAnsi="Arial" w:cs="Arial"/>
        </w:rPr>
        <w:t>sing a Cox pro</w:t>
      </w:r>
      <w:r w:rsidRPr="001972BC">
        <w:rPr>
          <w:rFonts w:ascii="Arial" w:hAnsi="Arial" w:cs="Arial"/>
        </w:rPr>
        <w:t>portional hazards model from the survival package</w:t>
      </w:r>
      <w:r w:rsidR="00297D59" w:rsidRPr="001972BC">
        <w:rPr>
          <w:rFonts w:ascii="Arial" w:hAnsi="Arial" w:cs="Arial"/>
        </w:rPr>
        <w:t xml:space="preserve"> </w:t>
      </w:r>
      <w:r w:rsidR="00297D59" w:rsidRPr="001972BC">
        <w:rPr>
          <w:rFonts w:ascii="Arial" w:hAnsi="Arial" w:cs="Arial"/>
        </w:rPr>
        <w:fldChar w:fldCharType="begin"/>
      </w:r>
      <w:r w:rsidR="00297D59" w:rsidRPr="001972BC">
        <w:rPr>
          <w:rFonts w:ascii="Arial" w:hAnsi="Arial" w:cs="Arial"/>
        </w:rPr>
        <w:instrText xml:space="preserve"> ADDIN EN.CITE &lt;EndNote&gt;&lt;Cite&gt;&lt;Author&gt;Therneau&lt;/Author&gt;&lt;Year&gt;2015&lt;/Year&gt;&lt;RecNum&gt;27&lt;/RecNum&gt;&lt;DisplayText&gt;(Therneau &amp;amp; Lumley 2015)&lt;/DisplayText&gt;&lt;record&gt;&lt;rec-number&gt;27&lt;/rec-number&gt;&lt;foreign-keys&gt;&lt;key app="EN" db-id="fs2esxxsm0tvrgeez0ov00s4t5arzawa95t9"&gt;27&lt;/key&gt;&lt;/foreign-keys&gt;&lt;ref-type name="Journal Article"&gt;17&lt;/ref-type&gt;&lt;contributors&gt;&lt;authors&gt;&lt;author&gt;Therneau, Terry M&lt;/author&gt;&lt;author&gt;Lumley, Thomas&lt;/author&gt;&lt;/authors&gt;&lt;/contributors&gt;&lt;titles&gt;&lt;title&gt;Package ‘survival’&lt;/title&gt;&lt;secondary-title&gt;R Top Doc&lt;/secondary-title&gt;&lt;/titles&gt;&lt;periodical&gt;&lt;full-title&gt;R Top Doc&lt;/full-title&gt;&lt;/periodical&gt;&lt;volume&gt;128&lt;/volume&gt;&lt;dates&gt;&lt;year&gt;2015&lt;/year&gt;&lt;/dates&gt;&lt;urls&gt;&lt;/urls&gt;&lt;/record&gt;&lt;/Cite&gt;&lt;/EndNote&gt;</w:instrText>
      </w:r>
      <w:r w:rsidR="00297D59" w:rsidRPr="001972BC">
        <w:rPr>
          <w:rFonts w:ascii="Arial" w:hAnsi="Arial" w:cs="Arial"/>
        </w:rPr>
        <w:fldChar w:fldCharType="separate"/>
      </w:r>
      <w:r w:rsidR="00297D59" w:rsidRPr="001972BC">
        <w:rPr>
          <w:rFonts w:ascii="Arial" w:hAnsi="Arial" w:cs="Arial"/>
          <w:noProof/>
        </w:rPr>
        <w:t>(</w:t>
      </w:r>
      <w:hyperlink w:anchor="_ENREF_21" w:tooltip="Therneau, 2015 #27" w:history="1">
        <w:r w:rsidR="00297D59" w:rsidRPr="001972BC">
          <w:rPr>
            <w:rFonts w:ascii="Arial" w:hAnsi="Arial" w:cs="Arial"/>
            <w:noProof/>
          </w:rPr>
          <w:t>Therneau &amp; Lumley 2015</w:t>
        </w:r>
      </w:hyperlink>
      <w:r w:rsidR="00297D59" w:rsidRPr="001972BC">
        <w:rPr>
          <w:rFonts w:ascii="Arial" w:hAnsi="Arial" w:cs="Arial"/>
          <w:noProof/>
        </w:rPr>
        <w:t>)</w:t>
      </w:r>
      <w:r w:rsidR="00297D59" w:rsidRPr="001972BC">
        <w:rPr>
          <w:rFonts w:ascii="Arial" w:hAnsi="Arial" w:cs="Arial"/>
        </w:rPr>
        <w:fldChar w:fldCharType="end"/>
      </w:r>
      <w:r w:rsidRPr="001972BC">
        <w:rPr>
          <w:rFonts w:ascii="Arial" w:hAnsi="Arial" w:cs="Arial"/>
        </w:rPr>
        <w:t>. Hazard ratio coefficients express the relative risk of phage extinction over time.</w:t>
      </w:r>
    </w:p>
    <w:p w14:paraId="1B8BCEE8" w14:textId="20D76A61" w:rsidR="00812177" w:rsidRPr="001972BC" w:rsidRDefault="00812177" w:rsidP="001972BC">
      <w:pPr>
        <w:spacing w:line="360" w:lineRule="auto"/>
        <w:jc w:val="both"/>
        <w:outlineLvl w:val="0"/>
        <w:rPr>
          <w:rFonts w:ascii="Arial" w:hAnsi="Arial" w:cs="Arial"/>
          <w:b/>
        </w:rPr>
      </w:pPr>
      <w:r w:rsidRPr="001972BC">
        <w:rPr>
          <w:rFonts w:ascii="Arial" w:hAnsi="Arial" w:cs="Arial"/>
          <w:b/>
        </w:rPr>
        <w:t>Evolution of infectivity and resistance</w:t>
      </w:r>
    </w:p>
    <w:p w14:paraId="6248E072" w14:textId="352CBD67" w:rsidR="00812177" w:rsidRPr="001972BC" w:rsidRDefault="007F0BE1" w:rsidP="001972BC">
      <w:pPr>
        <w:spacing w:line="360" w:lineRule="auto"/>
        <w:jc w:val="both"/>
        <w:outlineLvl w:val="0"/>
        <w:rPr>
          <w:rFonts w:ascii="Arial" w:hAnsi="Arial" w:cs="Arial"/>
        </w:rPr>
      </w:pPr>
      <w:r w:rsidRPr="001972BC">
        <w:rPr>
          <w:rFonts w:ascii="Arial" w:hAnsi="Arial" w:cs="Arial"/>
        </w:rPr>
        <w:lastRenderedPageBreak/>
        <w:t>To measure the evolution of phage infectivity in terms of host range, we first calculated the proportion of all host genotypes infected by a given phage genotype in each replicate at each time</w:t>
      </w:r>
      <w:r w:rsidR="001160A4" w:rsidRPr="001972BC">
        <w:rPr>
          <w:rFonts w:ascii="Arial" w:hAnsi="Arial" w:cs="Arial"/>
        </w:rPr>
        <w:t xml:space="preserve"> </w:t>
      </w:r>
      <w:r w:rsidRPr="001972BC">
        <w:rPr>
          <w:rFonts w:ascii="Arial" w:hAnsi="Arial" w:cs="Arial"/>
        </w:rPr>
        <w:t xml:space="preserve">point. To measure the evolution of host resistance, the proportion of all phage genotypes resisted by a given host genotype was also calculated. Infectivity or resistance </w:t>
      </w:r>
      <w:r w:rsidR="00CD6CC5" w:rsidRPr="001972BC">
        <w:rPr>
          <w:rFonts w:ascii="Arial" w:hAnsi="Arial" w:cs="Arial"/>
        </w:rPr>
        <w:t xml:space="preserve">was </w:t>
      </w:r>
      <w:r w:rsidRPr="001972BC">
        <w:rPr>
          <w:rFonts w:ascii="Arial" w:hAnsi="Arial" w:cs="Arial"/>
        </w:rPr>
        <w:t xml:space="preserve">analysed in a </w:t>
      </w:r>
      <w:r w:rsidR="00CD6CC5" w:rsidRPr="001972BC">
        <w:rPr>
          <w:rFonts w:ascii="Arial" w:hAnsi="Arial" w:cs="Arial"/>
        </w:rPr>
        <w:t xml:space="preserve">Generalised </w:t>
      </w:r>
      <w:r w:rsidRPr="001972BC">
        <w:rPr>
          <w:rFonts w:ascii="Arial" w:hAnsi="Arial" w:cs="Arial"/>
        </w:rPr>
        <w:t>Linear Model (GLM) with genotype as a fixed effect and a binomial family with a logit link function. Mean infectivity or resistance was then analysed for each time</w:t>
      </w:r>
      <w:r w:rsidR="00CD6CC5" w:rsidRPr="001972BC">
        <w:rPr>
          <w:rFonts w:ascii="Arial" w:hAnsi="Arial" w:cs="Arial"/>
        </w:rPr>
        <w:t xml:space="preserve"> </w:t>
      </w:r>
      <w:r w:rsidRPr="001972BC">
        <w:rPr>
          <w:rFonts w:ascii="Arial" w:hAnsi="Arial" w:cs="Arial"/>
        </w:rPr>
        <w:t xml:space="preserve">point in a </w:t>
      </w:r>
      <w:r w:rsidR="00CD6CC5" w:rsidRPr="001972BC">
        <w:rPr>
          <w:rFonts w:ascii="Arial" w:hAnsi="Arial" w:cs="Arial"/>
        </w:rPr>
        <w:t xml:space="preserve">Generalised </w:t>
      </w:r>
      <w:r w:rsidRPr="001972BC">
        <w:rPr>
          <w:rFonts w:ascii="Arial" w:hAnsi="Arial" w:cs="Arial"/>
        </w:rPr>
        <w:t>Linear Mixed Model (GLMM) using the lme4 packa</w:t>
      </w:r>
      <w:r w:rsidR="00DC4935" w:rsidRPr="001972BC">
        <w:rPr>
          <w:rFonts w:ascii="Arial" w:hAnsi="Arial" w:cs="Arial"/>
        </w:rPr>
        <w:t xml:space="preserve">ge </w:t>
      </w:r>
      <w:r w:rsidR="00DC4935" w:rsidRPr="001972BC">
        <w:rPr>
          <w:rFonts w:ascii="Arial" w:hAnsi="Arial" w:cs="Arial"/>
        </w:rPr>
        <w:fldChar w:fldCharType="begin"/>
      </w:r>
      <w:r w:rsidR="00DC4935" w:rsidRPr="001972BC">
        <w:rPr>
          <w:rFonts w:ascii="Arial" w:hAnsi="Arial" w:cs="Arial"/>
        </w:rPr>
        <w:instrText xml:space="preserve"> ADDIN EN.CITE &lt;EndNote&gt;&lt;Cite&gt;&lt;Author&gt;Bates&lt;/Author&gt;&lt;Year&gt;2014&lt;/Year&gt;&lt;RecNum&gt;23&lt;/RecNum&gt;&lt;DisplayText&gt;(Bates&lt;style face="italic"&gt; et al.&lt;/style&gt; 2014)&lt;/DisplayText&gt;&lt;record&gt;&lt;rec-number&gt;23&lt;/rec-number&gt;&lt;foreign-keys&gt;&lt;key app="EN" db-id="fs2esxxsm0tvrgeez0ov00s4t5arzawa95t9"&gt;23&lt;/key&gt;&lt;/foreign-keys&gt;&lt;ref-type name="Journal Article"&gt;17&lt;/ref-type&gt;&lt;contributors&gt;&lt;authors&gt;&lt;author&gt;Bates, Douglas&lt;/author&gt;&lt;author&gt;Mächler, Martin&lt;/author&gt;&lt;author&gt;Bolker, Ben&lt;/author&gt;&lt;author&gt;Walker, Steve&lt;/author&gt;&lt;/authors&gt;&lt;/contributors&gt;&lt;titles&gt;&lt;title&gt;Fitting linear mixed-effects models using lme4&lt;/title&gt;&lt;secondary-title&gt;arXiv preprint arXiv:1406.5823&lt;/secondary-title&gt;&lt;/titles&gt;&lt;periodical&gt;&lt;full-title&gt;arXiv preprint arXiv:1406.5823&lt;/full-title&gt;&lt;/periodical&gt;&lt;dates&gt;&lt;year&gt;2014&lt;/year&gt;&lt;/dates&gt;&lt;urls&gt;&lt;/urls&gt;&lt;/record&gt;&lt;/Cite&gt;&lt;/EndNote&gt;</w:instrText>
      </w:r>
      <w:r w:rsidR="00DC4935" w:rsidRPr="001972BC">
        <w:rPr>
          <w:rFonts w:ascii="Arial" w:hAnsi="Arial" w:cs="Arial"/>
        </w:rPr>
        <w:fldChar w:fldCharType="separate"/>
      </w:r>
      <w:r w:rsidR="00DC4935" w:rsidRPr="001972BC">
        <w:rPr>
          <w:rFonts w:ascii="Arial" w:hAnsi="Arial" w:cs="Arial"/>
          <w:noProof/>
        </w:rPr>
        <w:t>(</w:t>
      </w:r>
      <w:hyperlink w:anchor="_ENREF_4" w:tooltip="Bates, 2014 #23" w:history="1">
        <w:r w:rsidR="00297D59" w:rsidRPr="001972BC">
          <w:rPr>
            <w:rFonts w:ascii="Arial" w:hAnsi="Arial" w:cs="Arial"/>
            <w:noProof/>
          </w:rPr>
          <w:t>Bates</w:t>
        </w:r>
        <w:r w:rsidR="00297D59" w:rsidRPr="001972BC">
          <w:rPr>
            <w:rFonts w:ascii="Arial" w:hAnsi="Arial" w:cs="Arial"/>
            <w:i/>
            <w:noProof/>
          </w:rPr>
          <w:t xml:space="preserve"> et al.</w:t>
        </w:r>
        <w:r w:rsidR="00297D59" w:rsidRPr="001972BC">
          <w:rPr>
            <w:rFonts w:ascii="Arial" w:hAnsi="Arial" w:cs="Arial"/>
            <w:noProof/>
          </w:rPr>
          <w:t xml:space="preserve"> 2014</w:t>
        </w:r>
      </w:hyperlink>
      <w:r w:rsidR="00DC4935" w:rsidRPr="001972BC">
        <w:rPr>
          <w:rFonts w:ascii="Arial" w:hAnsi="Arial" w:cs="Arial"/>
          <w:noProof/>
        </w:rPr>
        <w:t>)</w:t>
      </w:r>
      <w:r w:rsidR="00DC4935" w:rsidRPr="001972BC">
        <w:rPr>
          <w:rFonts w:ascii="Arial" w:hAnsi="Arial" w:cs="Arial"/>
        </w:rPr>
        <w:fldChar w:fldCharType="end"/>
      </w:r>
      <w:r w:rsidRPr="001972BC">
        <w:rPr>
          <w:rFonts w:ascii="Arial" w:hAnsi="Arial" w:cs="Arial"/>
        </w:rPr>
        <w:t>, with time</w:t>
      </w:r>
      <w:r w:rsidR="00CD6CC5" w:rsidRPr="001972BC">
        <w:rPr>
          <w:rFonts w:ascii="Arial" w:hAnsi="Arial" w:cs="Arial"/>
        </w:rPr>
        <w:t xml:space="preserve"> </w:t>
      </w:r>
      <w:r w:rsidRPr="001972BC">
        <w:rPr>
          <w:rFonts w:ascii="Arial" w:hAnsi="Arial" w:cs="Arial"/>
        </w:rPr>
        <w:t xml:space="preserve">point as a fixed effect and replicate as </w:t>
      </w:r>
      <w:r w:rsidR="00CD6CC5" w:rsidRPr="001972BC">
        <w:rPr>
          <w:rFonts w:ascii="Arial" w:hAnsi="Arial" w:cs="Arial"/>
        </w:rPr>
        <w:t xml:space="preserve">a </w:t>
      </w:r>
      <w:r w:rsidRPr="001972BC">
        <w:rPr>
          <w:rFonts w:ascii="Arial" w:hAnsi="Arial" w:cs="Arial"/>
        </w:rPr>
        <w:t>random effect.</w:t>
      </w:r>
      <w:del w:id="27" w:author="Common, Jack" w:date="2018-08-13T15:14:00Z">
        <w:r w:rsidRPr="001972BC" w:rsidDel="00A54EE1">
          <w:rPr>
            <w:rFonts w:ascii="Arial" w:hAnsi="Arial" w:cs="Arial"/>
          </w:rPr>
          <w:delText xml:space="preserve"> To account for zero-inflated residuals, a negative binomial distribution was assumed.</w:delText>
        </w:r>
      </w:del>
      <w:r w:rsidRPr="001972BC">
        <w:rPr>
          <w:rFonts w:ascii="Arial" w:hAnsi="Arial" w:cs="Arial"/>
        </w:rPr>
        <w:t xml:space="preserve"> Model coefficients and confidence</w:t>
      </w:r>
      <w:r w:rsidR="00E2294A" w:rsidRPr="001972BC">
        <w:rPr>
          <w:rFonts w:ascii="Arial" w:hAnsi="Arial" w:cs="Arial"/>
        </w:rPr>
        <w:t xml:space="preserve"> </w:t>
      </w:r>
      <w:r w:rsidRPr="001972BC">
        <w:rPr>
          <w:rFonts w:ascii="Arial" w:hAnsi="Arial" w:cs="Arial"/>
        </w:rPr>
        <w:t>intervals were transformed from logits to probabilities prior to presentation.</w:t>
      </w:r>
    </w:p>
    <w:p w14:paraId="171C7317" w14:textId="66B35C3E" w:rsidR="00BE5C10" w:rsidRPr="001972BC" w:rsidRDefault="00BE5C10" w:rsidP="001972BC">
      <w:pPr>
        <w:spacing w:line="360" w:lineRule="auto"/>
        <w:jc w:val="both"/>
        <w:outlineLvl w:val="0"/>
        <w:rPr>
          <w:rFonts w:ascii="Arial" w:hAnsi="Arial" w:cs="Arial"/>
          <w:b/>
        </w:rPr>
      </w:pPr>
      <w:r w:rsidRPr="001972BC">
        <w:rPr>
          <w:rFonts w:ascii="Arial" w:hAnsi="Arial" w:cs="Arial"/>
          <w:b/>
        </w:rPr>
        <w:t>Coevolutionary dynamics</w:t>
      </w:r>
    </w:p>
    <w:p w14:paraId="25BCB264" w14:textId="0F2257E6" w:rsidR="00B432BB" w:rsidRPr="001972BC" w:rsidRDefault="00E83949" w:rsidP="001972BC">
      <w:pPr>
        <w:spacing w:line="360" w:lineRule="auto"/>
        <w:jc w:val="both"/>
        <w:outlineLvl w:val="0"/>
        <w:rPr>
          <w:rFonts w:ascii="Arial" w:hAnsi="Arial" w:cs="Arial"/>
          <w:color w:val="000000"/>
        </w:rPr>
      </w:pPr>
      <w:r w:rsidRPr="001972BC">
        <w:rPr>
          <w:rFonts w:ascii="Arial" w:hAnsi="Arial" w:cs="Arial"/>
        </w:rPr>
        <w:t>We used data from the time-shift assays to infer whether coevolution had taken place.</w:t>
      </w:r>
      <w:r w:rsidR="00C24F23" w:rsidRPr="001972BC">
        <w:rPr>
          <w:rFonts w:ascii="Arial" w:hAnsi="Arial" w:cs="Arial"/>
        </w:rPr>
        <w:t xml:space="preserve"> </w:t>
      </w:r>
      <w:r w:rsidR="00B432BB" w:rsidRPr="001972BC">
        <w:rPr>
          <w:rFonts w:ascii="Arial" w:hAnsi="Arial" w:cs="Arial"/>
          <w:color w:val="000000"/>
        </w:rPr>
        <w:t>Infectivity was measured as the proportion of successful infections, with host resistance necessarily being 1- this value. Infectivity or resistance was analysed in a GLMM with host background (Environment; E) as a fixed effect and the interaction between host background and phage genotype (</w:t>
      </w:r>
      <w:proofErr w:type="spellStart"/>
      <w:r w:rsidR="00B432BB" w:rsidRPr="001972BC">
        <w:rPr>
          <w:rFonts w:ascii="Arial" w:hAnsi="Arial" w:cs="Arial"/>
          <w:color w:val="000000"/>
        </w:rPr>
        <w:t>Genotype</w:t>
      </w:r>
      <w:proofErr w:type="spellEnd"/>
      <w:r w:rsidR="00B432BB" w:rsidRPr="001972BC">
        <w:rPr>
          <w:rFonts w:ascii="Arial" w:hAnsi="Arial" w:cs="Arial"/>
          <w:color w:val="000000"/>
        </w:rPr>
        <w:t xml:space="preserve"> X Environment; </w:t>
      </w:r>
      <w:proofErr w:type="spellStart"/>
      <w:r w:rsidR="00B432BB" w:rsidRPr="001972BC">
        <w:rPr>
          <w:rFonts w:ascii="Arial" w:hAnsi="Arial" w:cs="Arial"/>
          <w:color w:val="000000"/>
        </w:rPr>
        <w:t>GxE</w:t>
      </w:r>
      <w:proofErr w:type="spellEnd"/>
      <w:r w:rsidR="00B432BB" w:rsidRPr="001972BC">
        <w:rPr>
          <w:rFonts w:ascii="Arial" w:hAnsi="Arial" w:cs="Arial"/>
          <w:color w:val="000000"/>
        </w:rPr>
        <w:t>) as a random effect. Models had a binomial family with a logit link function, with coefficients and confidence intervals transformed to probabilities prior to presentation.</w:t>
      </w:r>
    </w:p>
    <w:p w14:paraId="7E806B57" w14:textId="33B44BEE" w:rsidR="00A66C47" w:rsidRDefault="00B432BB" w:rsidP="001972BC">
      <w:pPr>
        <w:spacing w:line="360" w:lineRule="auto"/>
        <w:jc w:val="both"/>
        <w:outlineLvl w:val="0"/>
        <w:rPr>
          <w:rFonts w:ascii="Arial" w:hAnsi="Arial" w:cs="Arial"/>
          <w:b/>
        </w:rPr>
      </w:pPr>
      <w:r w:rsidRPr="001972BC">
        <w:rPr>
          <w:rFonts w:ascii="Arial" w:hAnsi="Arial" w:cs="Arial"/>
          <w:color w:val="000000"/>
        </w:rPr>
        <w:t xml:space="preserve">To test for the relative importance of arms race versus fluctuating selection in our experiment, we estimated the strength of the </w:t>
      </w:r>
      <w:proofErr w:type="spellStart"/>
      <w:r w:rsidRPr="001972BC">
        <w:rPr>
          <w:rFonts w:ascii="Arial" w:hAnsi="Arial" w:cs="Arial"/>
          <w:color w:val="000000"/>
        </w:rPr>
        <w:t>GxE</w:t>
      </w:r>
      <w:proofErr w:type="spellEnd"/>
      <w:r w:rsidRPr="001972BC">
        <w:rPr>
          <w:rFonts w:ascii="Arial" w:hAnsi="Arial" w:cs="Arial"/>
          <w:color w:val="000000"/>
        </w:rPr>
        <w:t xml:space="preserve"> effect on infectivity and resistance following</w:t>
      </w:r>
      <w:r w:rsidR="00693AA6" w:rsidRPr="001972BC">
        <w:rPr>
          <w:rFonts w:ascii="Arial" w:hAnsi="Arial" w:cs="Arial"/>
          <w:color w:val="000000"/>
        </w:rPr>
        <w:t xml:space="preserve"> </w:t>
      </w:r>
      <w:hyperlink w:anchor="_ENREF_11" w:tooltip="Hall, 2011 #15" w:history="1">
        <w:r w:rsidR="00297D59" w:rsidRPr="001972BC">
          <w:rPr>
            <w:rFonts w:ascii="Arial" w:hAnsi="Arial" w:cs="Arial"/>
            <w:color w:val="000000"/>
          </w:rPr>
          <w:fldChar w:fldCharType="begin"/>
        </w:r>
        <w:r w:rsidR="00297D59" w:rsidRPr="001972BC">
          <w:rPr>
            <w:rFonts w:ascii="Arial" w:hAnsi="Arial" w:cs="Arial"/>
            <w:color w:val="000000"/>
          </w:rPr>
          <w:instrText xml:space="preserve"> ADDIN EN.CITE &lt;EndNote&gt;&lt;Cite AuthorYear="1"&gt;&lt;Author&gt;Hall&lt;/Author&gt;&lt;Year&gt;2011&lt;/Year&gt;&lt;RecNum&gt;15&lt;/RecNum&gt;&lt;DisplayText&gt;Hall&lt;style face="italic"&gt; et al.&lt;/style&gt; (2011)&lt;/DisplayText&gt;&lt;record&gt;&lt;rec-number&gt;15&lt;/rec-number&gt;&lt;foreign-keys&gt;&lt;key app="EN" db-id="fs2esxxsm0tvrgeez0ov00s4t5arzawa95t9"&gt;15&lt;/key&gt;&lt;/foreign-keys&gt;&lt;ref-type name="Journal Article"&gt;17&lt;/ref-type&gt;&lt;contributors&gt;&lt;authors&gt;&lt;author&gt;Hall, Alex R&lt;/author&gt;&lt;author&gt;Scanlan, Pauline D&lt;/author&gt;&lt;author&gt;Morgan, Andrew D&lt;/author&gt;&lt;author&gt;Buckling, Angus&lt;/author&gt;&lt;/authors&gt;&lt;/contributors&gt;&lt;titles&gt;&lt;title&gt;Host–parasite coevolutionary arms races give way to fluctuating selection&lt;/title&gt;&lt;secondary-title&gt;Ecology Letters&lt;/secondary-title&gt;&lt;/titles&gt;&lt;periodical&gt;&lt;full-title&gt;Ecology Letters&lt;/full-title&gt;&lt;/periodical&gt;&lt;pages&gt;635-642&lt;/pages&gt;&lt;volume&gt;14&lt;/volume&gt;&lt;number&gt;7&lt;/number&gt;&lt;dates&gt;&lt;year&gt;2011&lt;/year&gt;&lt;/dates&gt;&lt;isbn&gt;1461-023X&lt;/isbn&gt;&lt;urls&gt;&lt;/urls&gt;&lt;/record&gt;&lt;/Cite&gt;&lt;/EndNote&gt;</w:instrText>
        </w:r>
        <w:r w:rsidR="00297D59" w:rsidRPr="001972BC">
          <w:rPr>
            <w:rFonts w:ascii="Arial" w:hAnsi="Arial" w:cs="Arial"/>
            <w:color w:val="000000"/>
          </w:rPr>
          <w:fldChar w:fldCharType="separate"/>
        </w:r>
        <w:r w:rsidR="00297D59" w:rsidRPr="001972BC">
          <w:rPr>
            <w:rFonts w:ascii="Arial" w:hAnsi="Arial" w:cs="Arial"/>
            <w:noProof/>
            <w:color w:val="000000"/>
          </w:rPr>
          <w:t>Hall</w:t>
        </w:r>
        <w:r w:rsidR="00297D59" w:rsidRPr="001972BC">
          <w:rPr>
            <w:rFonts w:ascii="Arial" w:hAnsi="Arial" w:cs="Arial"/>
            <w:i/>
            <w:noProof/>
            <w:color w:val="000000"/>
          </w:rPr>
          <w:t xml:space="preserve"> et al.</w:t>
        </w:r>
        <w:r w:rsidR="00297D59" w:rsidRPr="001972BC">
          <w:rPr>
            <w:rFonts w:ascii="Arial" w:hAnsi="Arial" w:cs="Arial"/>
            <w:noProof/>
            <w:color w:val="000000"/>
          </w:rPr>
          <w:t xml:space="preserve"> (2011)</w:t>
        </w:r>
        <w:r w:rsidR="00297D59" w:rsidRPr="001972BC">
          <w:rPr>
            <w:rFonts w:ascii="Arial" w:hAnsi="Arial" w:cs="Arial"/>
            <w:color w:val="000000"/>
          </w:rPr>
          <w:fldChar w:fldCharType="end"/>
        </w:r>
      </w:hyperlink>
      <w:r w:rsidR="00693AA6" w:rsidRPr="001972BC">
        <w:rPr>
          <w:rFonts w:ascii="Arial" w:hAnsi="Arial" w:cs="Arial"/>
          <w:color w:val="000000"/>
        </w:rPr>
        <w:t>.</w:t>
      </w:r>
      <w:r w:rsidRPr="001972BC">
        <w:rPr>
          <w:rFonts w:ascii="Arial" w:hAnsi="Arial" w:cs="Arial"/>
          <w:color w:val="000000"/>
        </w:rPr>
        <w:t xml:space="preserve"> Under a simple arms race, phage should be more infective to hosts from their past compared to their present or future, independent of phage genotype. By contrast, under fluctuating selection phage genotypes will differ in their infectivity to hosts from their past, present or future. Differences among phage genotypes are therefore detectable as the proportion of the host environment (E) residual variance explained by the interaction between host environment and phage genotype (</w:t>
      </w:r>
      <w:proofErr w:type="spellStart"/>
      <w:r w:rsidRPr="001972BC">
        <w:rPr>
          <w:rFonts w:ascii="Arial" w:hAnsi="Arial" w:cs="Arial"/>
          <w:color w:val="000000"/>
        </w:rPr>
        <w:t>GxE</w:t>
      </w:r>
      <w:proofErr w:type="spellEnd"/>
      <w:r w:rsidRPr="001972BC">
        <w:rPr>
          <w:rFonts w:ascii="Arial" w:hAnsi="Arial" w:cs="Arial"/>
          <w:color w:val="000000"/>
        </w:rPr>
        <w:t xml:space="preserve">). Increasing values of this proportion relate to increasing differences among phage genotypes. We estimated this by calculating the ratio of the mean square (MS) of an E-only model to the MS of a </w:t>
      </w:r>
      <w:proofErr w:type="spellStart"/>
      <w:r w:rsidRPr="001972BC">
        <w:rPr>
          <w:rFonts w:ascii="Arial" w:hAnsi="Arial" w:cs="Arial"/>
          <w:color w:val="000000"/>
        </w:rPr>
        <w:t>GxE</w:t>
      </w:r>
      <w:proofErr w:type="spellEnd"/>
      <w:r w:rsidRPr="001972BC">
        <w:rPr>
          <w:rFonts w:ascii="Arial" w:hAnsi="Arial" w:cs="Arial"/>
          <w:color w:val="000000"/>
        </w:rPr>
        <w:t xml:space="preserve"> model for each replicate at each time</w:t>
      </w:r>
      <w:r w:rsidR="00630B98" w:rsidRPr="001972BC">
        <w:rPr>
          <w:rFonts w:ascii="Arial" w:hAnsi="Arial" w:cs="Arial"/>
          <w:color w:val="000000"/>
        </w:rPr>
        <w:t xml:space="preserve"> </w:t>
      </w:r>
      <w:r w:rsidRPr="001972BC">
        <w:rPr>
          <w:rFonts w:ascii="Arial" w:hAnsi="Arial" w:cs="Arial"/>
          <w:color w:val="000000"/>
        </w:rPr>
        <w:t>point. Ratios were then analysed in a GLMM with time</w:t>
      </w:r>
      <w:r w:rsidR="00630B98" w:rsidRPr="001972BC">
        <w:rPr>
          <w:rFonts w:ascii="Arial" w:hAnsi="Arial" w:cs="Arial"/>
          <w:color w:val="000000"/>
        </w:rPr>
        <w:t xml:space="preserve"> </w:t>
      </w:r>
      <w:r w:rsidRPr="001972BC">
        <w:rPr>
          <w:rFonts w:ascii="Arial" w:hAnsi="Arial" w:cs="Arial"/>
          <w:color w:val="000000"/>
        </w:rPr>
        <w:t>point as a fixed effect</w:t>
      </w:r>
      <w:r w:rsidRPr="001972BC">
        <w:rPr>
          <w:rFonts w:ascii="Arial" w:hAnsi="Arial" w:cs="Arial"/>
        </w:rPr>
        <w:t xml:space="preserve"> </w:t>
      </w:r>
      <w:r w:rsidRPr="001972BC">
        <w:rPr>
          <w:rFonts w:ascii="Arial" w:hAnsi="Arial" w:cs="Arial"/>
          <w:color w:val="000000"/>
        </w:rPr>
        <w:t xml:space="preserve">and replicate as a random effect, with a normal family and identity link function. Residuals were </w:t>
      </w:r>
      <w:r w:rsidR="00630B98" w:rsidRPr="001972BC">
        <w:rPr>
          <w:rFonts w:ascii="Arial" w:hAnsi="Arial" w:cs="Arial"/>
          <w:color w:val="000000"/>
        </w:rPr>
        <w:t>square root</w:t>
      </w:r>
      <w:r w:rsidRPr="001972BC">
        <w:rPr>
          <w:rFonts w:ascii="Arial" w:hAnsi="Arial" w:cs="Arial"/>
          <w:color w:val="000000"/>
        </w:rPr>
        <w:t xml:space="preserve"> transformed to fit the assumption of </w:t>
      </w:r>
      <w:commentRangeStart w:id="28"/>
      <w:r w:rsidRPr="001972BC">
        <w:rPr>
          <w:rFonts w:ascii="Arial" w:hAnsi="Arial" w:cs="Arial"/>
          <w:color w:val="000000"/>
        </w:rPr>
        <w:t>normality</w:t>
      </w:r>
      <w:commentRangeEnd w:id="28"/>
      <w:r w:rsidR="00A316AF">
        <w:rPr>
          <w:rStyle w:val="CommentReference"/>
        </w:rPr>
        <w:commentReference w:id="28"/>
      </w:r>
      <w:r w:rsidRPr="001972BC">
        <w:rPr>
          <w:rFonts w:ascii="Arial" w:hAnsi="Arial" w:cs="Arial"/>
          <w:color w:val="000000"/>
        </w:rPr>
        <w:t>.</w:t>
      </w:r>
      <w:r w:rsidR="00A66C47">
        <w:rPr>
          <w:rFonts w:ascii="Arial" w:hAnsi="Arial" w:cs="Arial"/>
          <w:b/>
        </w:rPr>
        <w:br w:type="page"/>
      </w:r>
    </w:p>
    <w:p w14:paraId="6EC5154F" w14:textId="125914D2" w:rsidR="00D55B8C" w:rsidRPr="001972BC" w:rsidRDefault="00AA59B8" w:rsidP="001972BC">
      <w:pPr>
        <w:spacing w:line="360" w:lineRule="auto"/>
        <w:jc w:val="both"/>
        <w:outlineLvl w:val="0"/>
        <w:rPr>
          <w:rFonts w:ascii="Arial" w:hAnsi="Arial" w:cs="Arial"/>
          <w:b/>
        </w:rPr>
      </w:pPr>
      <w:r w:rsidRPr="001972BC">
        <w:rPr>
          <w:rFonts w:ascii="Arial" w:hAnsi="Arial" w:cs="Arial"/>
          <w:b/>
        </w:rPr>
        <w:lastRenderedPageBreak/>
        <w:t>RESULTS</w:t>
      </w:r>
    </w:p>
    <w:p w14:paraId="384F073A" w14:textId="1FDF2416" w:rsidR="00DF31F4" w:rsidRDefault="000E5CF2" w:rsidP="001972BC">
      <w:pPr>
        <w:spacing w:line="360" w:lineRule="auto"/>
        <w:jc w:val="both"/>
        <w:outlineLvl w:val="0"/>
        <w:rPr>
          <w:rFonts w:ascii="Arial" w:hAnsi="Arial" w:cs="Arial"/>
        </w:rPr>
      </w:pPr>
      <w:r w:rsidRPr="001972BC">
        <w:rPr>
          <w:rFonts w:ascii="Arial" w:hAnsi="Arial" w:cs="Arial"/>
          <w:i/>
        </w:rPr>
        <w:t xml:space="preserve">S. </w:t>
      </w:r>
      <w:proofErr w:type="spellStart"/>
      <w:r w:rsidRPr="001972BC">
        <w:rPr>
          <w:rFonts w:ascii="Arial" w:hAnsi="Arial" w:cs="Arial"/>
          <w:i/>
        </w:rPr>
        <w:t>thermophilus</w:t>
      </w:r>
      <w:proofErr w:type="spellEnd"/>
      <w:r>
        <w:rPr>
          <w:rFonts w:ascii="Arial" w:hAnsi="Arial" w:cs="Arial"/>
        </w:rPr>
        <w:t xml:space="preserve"> DGCC7710 encodes four CRISPR-</w:t>
      </w:r>
      <w:proofErr w:type="spellStart"/>
      <w:r>
        <w:rPr>
          <w:rFonts w:ascii="Arial" w:hAnsi="Arial" w:cs="Arial"/>
        </w:rPr>
        <w:t>Cas</w:t>
      </w:r>
      <w:proofErr w:type="spellEnd"/>
      <w:r>
        <w:rPr>
          <w:rFonts w:ascii="Arial" w:hAnsi="Arial" w:cs="Arial"/>
        </w:rPr>
        <w:t xml:space="preserve"> systems, each with a single CRISPR locus (CRISPR1-4)</w:t>
      </w:r>
      <w:r w:rsidR="001B2B60">
        <w:rPr>
          <w:rFonts w:ascii="Arial" w:hAnsi="Arial" w:cs="Arial"/>
        </w:rPr>
        <w:t>. Upon phage D2972 exposure, acquisition of novel spacers can be readily observed in CRISPR1 (most active locus) and CRISPR3, whereas CRISPR4 and CRISPR2 are virtually inactive</w:t>
      </w:r>
      <w:r w:rsidR="00A3261F">
        <w:rPr>
          <w:rFonts w:ascii="Arial" w:hAnsi="Arial" w:cs="Arial"/>
        </w:rPr>
        <w:t xml:space="preserve"> in this context</w:t>
      </w:r>
      <w:r w:rsidR="001B2B60">
        <w:rPr>
          <w:rFonts w:ascii="Arial" w:hAnsi="Arial" w:cs="Arial"/>
        </w:rPr>
        <w:t xml:space="preserve"> (</w:t>
      </w:r>
      <w:proofErr w:type="spellStart"/>
      <w:r w:rsidR="001B2B60">
        <w:rPr>
          <w:rFonts w:ascii="Arial" w:hAnsi="Arial" w:cs="Arial"/>
        </w:rPr>
        <w:t>Paez</w:t>
      </w:r>
      <w:proofErr w:type="spellEnd"/>
      <w:r w:rsidR="001B2B60">
        <w:rPr>
          <w:rFonts w:ascii="Arial" w:hAnsi="Arial" w:cs="Arial"/>
        </w:rPr>
        <w:t xml:space="preserve">-Espino </w:t>
      </w:r>
      <w:r w:rsidR="00DF31F4">
        <w:rPr>
          <w:rFonts w:ascii="Arial" w:hAnsi="Arial" w:cs="Arial"/>
        </w:rPr>
        <w:t xml:space="preserve">Nature </w:t>
      </w:r>
      <w:proofErr w:type="spellStart"/>
      <w:r w:rsidR="00DF31F4">
        <w:rPr>
          <w:rFonts w:ascii="Arial" w:hAnsi="Arial" w:cs="Arial"/>
        </w:rPr>
        <w:t>Comm</w:t>
      </w:r>
      <w:proofErr w:type="spellEnd"/>
      <w:r w:rsidR="00DF31F4">
        <w:rPr>
          <w:rFonts w:ascii="Arial" w:hAnsi="Arial" w:cs="Arial"/>
        </w:rPr>
        <w:t xml:space="preserve">, </w:t>
      </w:r>
      <w:proofErr w:type="spellStart"/>
      <w:r w:rsidR="00DF31F4">
        <w:rPr>
          <w:rFonts w:ascii="Arial" w:hAnsi="Arial" w:cs="Arial"/>
        </w:rPr>
        <w:t>Paez</w:t>
      </w:r>
      <w:proofErr w:type="spellEnd"/>
      <w:r w:rsidR="00DF31F4">
        <w:rPr>
          <w:rFonts w:ascii="Arial" w:hAnsi="Arial" w:cs="Arial"/>
        </w:rPr>
        <w:t xml:space="preserve">-Espino </w:t>
      </w:r>
      <w:proofErr w:type="spellStart"/>
      <w:r w:rsidR="001B2B60">
        <w:rPr>
          <w:rFonts w:ascii="Arial" w:hAnsi="Arial" w:cs="Arial"/>
        </w:rPr>
        <w:t>Mbio</w:t>
      </w:r>
      <w:proofErr w:type="spellEnd"/>
      <w:r w:rsidR="001B2B60">
        <w:rPr>
          <w:rFonts w:ascii="Arial" w:hAnsi="Arial" w:cs="Arial"/>
        </w:rPr>
        <w:t xml:space="preserve">; Horvath 2008; Mills et al J </w:t>
      </w:r>
      <w:proofErr w:type="spellStart"/>
      <w:r w:rsidR="001B2B60">
        <w:rPr>
          <w:rFonts w:ascii="Arial" w:hAnsi="Arial" w:cs="Arial"/>
        </w:rPr>
        <w:t>Appl</w:t>
      </w:r>
      <w:proofErr w:type="spellEnd"/>
      <w:r w:rsidR="001B2B60">
        <w:rPr>
          <w:rFonts w:ascii="Arial" w:hAnsi="Arial" w:cs="Arial"/>
        </w:rPr>
        <w:t xml:space="preserve"> Micro 2010)</w:t>
      </w:r>
      <w:r>
        <w:rPr>
          <w:rFonts w:ascii="Arial" w:hAnsi="Arial" w:cs="Arial"/>
        </w:rPr>
        <w:t xml:space="preserve">. </w:t>
      </w:r>
      <w:r w:rsidR="000E1075">
        <w:rPr>
          <w:rFonts w:ascii="Arial" w:hAnsi="Arial" w:cs="Arial"/>
        </w:rPr>
        <w:t>A p</w:t>
      </w:r>
      <w:r w:rsidR="000B102A">
        <w:rPr>
          <w:rFonts w:ascii="Arial" w:hAnsi="Arial" w:cs="Arial"/>
        </w:rPr>
        <w:t xml:space="preserve">revious </w:t>
      </w:r>
      <w:r w:rsidR="00347AC8">
        <w:rPr>
          <w:rFonts w:ascii="Arial" w:hAnsi="Arial" w:cs="Arial"/>
        </w:rPr>
        <w:t>co-culture experiment</w:t>
      </w:r>
      <w:r w:rsidR="000B102A">
        <w:rPr>
          <w:rFonts w:ascii="Arial" w:hAnsi="Arial" w:cs="Arial"/>
        </w:rPr>
        <w:t xml:space="preserve"> show</w:t>
      </w:r>
      <w:r w:rsidR="000E1075">
        <w:rPr>
          <w:rFonts w:ascii="Arial" w:hAnsi="Arial" w:cs="Arial"/>
        </w:rPr>
        <w:t>ed</w:t>
      </w:r>
      <w:r w:rsidR="000B102A">
        <w:rPr>
          <w:rFonts w:ascii="Arial" w:hAnsi="Arial" w:cs="Arial"/>
        </w:rPr>
        <w:t xml:space="preserve"> that </w:t>
      </w:r>
      <w:r w:rsidR="000B102A" w:rsidRPr="001972BC">
        <w:rPr>
          <w:rFonts w:ascii="Arial" w:hAnsi="Arial" w:cs="Arial"/>
          <w:i/>
        </w:rPr>
        <w:t xml:space="preserve">S. </w:t>
      </w:r>
      <w:proofErr w:type="spellStart"/>
      <w:r w:rsidR="000B102A" w:rsidRPr="001972BC">
        <w:rPr>
          <w:rFonts w:ascii="Arial" w:hAnsi="Arial" w:cs="Arial"/>
          <w:i/>
        </w:rPr>
        <w:t>thermophilus</w:t>
      </w:r>
      <w:proofErr w:type="spellEnd"/>
      <w:r w:rsidR="000B102A">
        <w:rPr>
          <w:rFonts w:ascii="Arial" w:hAnsi="Arial" w:cs="Arial"/>
        </w:rPr>
        <w:t xml:space="preserve"> </w:t>
      </w:r>
      <w:r w:rsidR="00E770DB">
        <w:rPr>
          <w:rFonts w:ascii="Arial" w:hAnsi="Arial" w:cs="Arial"/>
        </w:rPr>
        <w:t xml:space="preserve">strain </w:t>
      </w:r>
      <w:r w:rsidR="00D015CB">
        <w:rPr>
          <w:rFonts w:ascii="Arial" w:hAnsi="Arial" w:cs="Arial"/>
        </w:rPr>
        <w:t xml:space="preserve">DGCC7710 </w:t>
      </w:r>
      <w:r w:rsidR="000B102A">
        <w:rPr>
          <w:rFonts w:ascii="Arial" w:hAnsi="Arial" w:cs="Arial"/>
        </w:rPr>
        <w:t xml:space="preserve">and its </w:t>
      </w:r>
      <w:r w:rsidR="000B102A" w:rsidRPr="00B9556A">
        <w:rPr>
          <w:rFonts w:ascii="Arial" w:hAnsi="Arial" w:cs="Arial"/>
        </w:rPr>
        <w:t>lytic</w:t>
      </w:r>
      <w:r w:rsidR="000B102A">
        <w:rPr>
          <w:rFonts w:ascii="Arial" w:hAnsi="Arial" w:cs="Arial"/>
        </w:rPr>
        <w:t xml:space="preserve"> phage</w:t>
      </w:r>
      <w:r w:rsidR="000B102A" w:rsidRPr="00B9556A">
        <w:rPr>
          <w:rFonts w:ascii="Arial" w:hAnsi="Arial" w:cs="Arial"/>
        </w:rPr>
        <w:t xml:space="preserve"> </w:t>
      </w:r>
      <w:r w:rsidR="000B102A">
        <w:rPr>
          <w:rFonts w:ascii="Arial" w:hAnsi="Arial" w:cs="Arial"/>
        </w:rPr>
        <w:t>D2972</w:t>
      </w:r>
      <w:r w:rsidR="000B102A" w:rsidRPr="00B9556A">
        <w:rPr>
          <w:rFonts w:ascii="Arial" w:hAnsi="Arial" w:cs="Arial"/>
        </w:rPr>
        <w:t xml:space="preserve"> </w:t>
      </w:r>
      <w:r w:rsidR="000B102A">
        <w:rPr>
          <w:rFonts w:ascii="Arial" w:hAnsi="Arial" w:cs="Arial"/>
        </w:rPr>
        <w:t>can coexist</w:t>
      </w:r>
      <w:r w:rsidR="00BF03DC">
        <w:rPr>
          <w:rFonts w:ascii="Arial" w:hAnsi="Arial" w:cs="Arial"/>
        </w:rPr>
        <w:t xml:space="preserve"> </w:t>
      </w:r>
      <w:r w:rsidR="001B2B60">
        <w:rPr>
          <w:rFonts w:ascii="Arial" w:hAnsi="Arial" w:cs="Arial"/>
        </w:rPr>
        <w:t xml:space="preserve">for </w:t>
      </w:r>
      <w:r w:rsidR="000E1075">
        <w:rPr>
          <w:rFonts w:ascii="Arial" w:hAnsi="Arial" w:cs="Arial"/>
        </w:rPr>
        <w:t>approximately 35</w:t>
      </w:r>
      <w:r w:rsidR="001B2B60">
        <w:rPr>
          <w:rFonts w:ascii="Arial" w:hAnsi="Arial" w:cs="Arial"/>
        </w:rPr>
        <w:t xml:space="preserve"> days</w:t>
      </w:r>
      <w:ins w:id="29" w:author="Common, Jack" w:date="2018-08-14T10:37:00Z">
        <w:r w:rsidR="00CA5989">
          <w:rPr>
            <w:rFonts w:ascii="Arial" w:hAnsi="Arial" w:cs="Arial"/>
          </w:rPr>
          <w:t>,</w:t>
        </w:r>
      </w:ins>
      <w:r w:rsidR="001B2B60">
        <w:rPr>
          <w:rFonts w:ascii="Arial" w:hAnsi="Arial" w:cs="Arial"/>
        </w:rPr>
        <w:t xml:space="preserve"> </w:t>
      </w:r>
      <w:r w:rsidR="00DF31F4">
        <w:rPr>
          <w:rFonts w:ascii="Arial" w:hAnsi="Arial" w:cs="Arial"/>
        </w:rPr>
        <w:t xml:space="preserve">during which </w:t>
      </w:r>
      <w:del w:id="30" w:author="Common, Jack" w:date="2018-08-14T10:37:00Z">
        <w:r w:rsidR="00DF31F4" w:rsidDel="00CA5989">
          <w:rPr>
            <w:rFonts w:ascii="Arial" w:hAnsi="Arial" w:cs="Arial"/>
          </w:rPr>
          <w:delText xml:space="preserve">period </w:delText>
        </w:r>
      </w:del>
      <w:r w:rsidR="00DF31F4">
        <w:rPr>
          <w:rFonts w:ascii="Arial" w:hAnsi="Arial" w:cs="Arial"/>
        </w:rPr>
        <w:t xml:space="preserve">bacteria can acquire novel spacers and phage can acquire point mutations </w:t>
      </w:r>
      <w:r w:rsidR="00347AC8">
        <w:rPr>
          <w:rFonts w:ascii="Arial" w:hAnsi="Arial" w:cs="Arial"/>
        </w:rPr>
        <w:t>(</w:t>
      </w:r>
      <w:proofErr w:type="spellStart"/>
      <w:r w:rsidR="001B2B60">
        <w:rPr>
          <w:rFonts w:ascii="Arial" w:hAnsi="Arial" w:cs="Arial"/>
        </w:rPr>
        <w:t>Paez</w:t>
      </w:r>
      <w:proofErr w:type="spellEnd"/>
      <w:r w:rsidR="001B2B60">
        <w:rPr>
          <w:rFonts w:ascii="Arial" w:hAnsi="Arial" w:cs="Arial"/>
        </w:rPr>
        <w:t xml:space="preserve">-Espino </w:t>
      </w:r>
      <w:proofErr w:type="spellStart"/>
      <w:r w:rsidR="001B2B60">
        <w:rPr>
          <w:rFonts w:ascii="Arial" w:hAnsi="Arial" w:cs="Arial"/>
        </w:rPr>
        <w:t>MBio</w:t>
      </w:r>
      <w:proofErr w:type="spellEnd"/>
      <w:r w:rsidR="001B2B60">
        <w:rPr>
          <w:rFonts w:ascii="Arial" w:hAnsi="Arial" w:cs="Arial"/>
        </w:rPr>
        <w:t>)</w:t>
      </w:r>
      <w:ins w:id="31" w:author="Common, Jack" w:date="2018-08-14T10:37:00Z">
        <w:r w:rsidR="00CA5989">
          <w:rPr>
            <w:rFonts w:ascii="Arial" w:hAnsi="Arial" w:cs="Arial"/>
          </w:rPr>
          <w:t xml:space="preserve">. </w:t>
        </w:r>
      </w:ins>
      <w:del w:id="32" w:author="Common, Jack" w:date="2018-08-14T10:37:00Z">
        <w:r w:rsidR="000E1075" w:rsidDel="00CA5989">
          <w:rPr>
            <w:rFonts w:ascii="Arial" w:hAnsi="Arial" w:cs="Arial"/>
          </w:rPr>
          <w:delText xml:space="preserve">, but </w:delText>
        </w:r>
      </w:del>
      <w:ins w:id="33" w:author="Common, Jack" w:date="2018-08-14T10:37:00Z">
        <w:r w:rsidR="00CA5989">
          <w:rPr>
            <w:rFonts w:ascii="Arial" w:hAnsi="Arial" w:cs="Arial"/>
          </w:rPr>
          <w:t>D</w:t>
        </w:r>
      </w:ins>
      <w:del w:id="34" w:author="Common, Jack" w:date="2018-08-14T10:37:00Z">
        <w:r w:rsidR="000E1075" w:rsidDel="00CA5989">
          <w:rPr>
            <w:rFonts w:ascii="Arial" w:hAnsi="Arial" w:cs="Arial"/>
          </w:rPr>
          <w:delText>d</w:delText>
        </w:r>
      </w:del>
      <w:r w:rsidR="000E1075">
        <w:rPr>
          <w:rFonts w:ascii="Arial" w:hAnsi="Arial" w:cs="Arial"/>
        </w:rPr>
        <w:t xml:space="preserve">ue to </w:t>
      </w:r>
      <w:r w:rsidR="00717B86">
        <w:rPr>
          <w:rFonts w:ascii="Arial" w:hAnsi="Arial" w:cs="Arial"/>
        </w:rPr>
        <w:t>a</w:t>
      </w:r>
      <w:r w:rsidR="000E1075">
        <w:rPr>
          <w:rFonts w:ascii="Arial" w:hAnsi="Arial" w:cs="Arial"/>
        </w:rPr>
        <w:t xml:space="preserve"> lack of experimental replication it </w:t>
      </w:r>
      <w:r w:rsidR="00717B86">
        <w:rPr>
          <w:rFonts w:ascii="Arial" w:hAnsi="Arial" w:cs="Arial"/>
        </w:rPr>
        <w:t>has remained</w:t>
      </w:r>
      <w:r w:rsidR="000E1075">
        <w:rPr>
          <w:rFonts w:ascii="Arial" w:hAnsi="Arial" w:cs="Arial"/>
        </w:rPr>
        <w:t xml:space="preserve"> unclear how representative this </w:t>
      </w:r>
      <w:r w:rsidR="00717B86">
        <w:rPr>
          <w:rFonts w:ascii="Arial" w:hAnsi="Arial" w:cs="Arial"/>
        </w:rPr>
        <w:t xml:space="preserve">observed </w:t>
      </w:r>
      <w:r w:rsidR="000E1075">
        <w:rPr>
          <w:rFonts w:ascii="Arial" w:hAnsi="Arial" w:cs="Arial"/>
        </w:rPr>
        <w:t xml:space="preserve">period </w:t>
      </w:r>
      <w:ins w:id="35" w:author="Common, Jack" w:date="2018-08-14T10:38:00Z">
        <w:r w:rsidR="00CA5989">
          <w:rPr>
            <w:rFonts w:ascii="Arial" w:hAnsi="Arial" w:cs="Arial"/>
          </w:rPr>
          <w:t xml:space="preserve">is </w:t>
        </w:r>
      </w:ins>
      <w:r w:rsidR="000E1075">
        <w:rPr>
          <w:rFonts w:ascii="Arial" w:hAnsi="Arial" w:cs="Arial"/>
        </w:rPr>
        <w:t xml:space="preserve">of coexistence </w:t>
      </w:r>
      <w:r w:rsidR="00DF31F4">
        <w:rPr>
          <w:rFonts w:ascii="Arial" w:hAnsi="Arial" w:cs="Arial"/>
        </w:rPr>
        <w:t>and the patterns of bacterial and phage evolution</w:t>
      </w:r>
      <w:ins w:id="36" w:author="Common, Jack" w:date="2018-08-14T10:38:00Z">
        <w:r w:rsidR="00CA5989">
          <w:rPr>
            <w:rFonts w:ascii="Arial" w:hAnsi="Arial" w:cs="Arial"/>
          </w:rPr>
          <w:t>.</w:t>
        </w:r>
      </w:ins>
      <w:del w:id="37" w:author="Common, Jack" w:date="2018-08-14T10:38:00Z">
        <w:r w:rsidR="00DF31F4" w:rsidDel="00CA5989">
          <w:rPr>
            <w:rFonts w:ascii="Arial" w:hAnsi="Arial" w:cs="Arial"/>
          </w:rPr>
          <w:delText xml:space="preserve"> are</w:delText>
        </w:r>
        <w:r w:rsidR="001B2B60" w:rsidDel="00CA5989">
          <w:rPr>
            <w:rFonts w:ascii="Arial" w:hAnsi="Arial" w:cs="Arial"/>
          </w:rPr>
          <w:delText xml:space="preserve">. </w:delText>
        </w:r>
      </w:del>
    </w:p>
    <w:p w14:paraId="6BE15903" w14:textId="11F76B16" w:rsidR="00716D2F" w:rsidRPr="001972BC" w:rsidRDefault="00DF31F4" w:rsidP="001972BC">
      <w:pPr>
        <w:spacing w:line="360" w:lineRule="auto"/>
        <w:jc w:val="both"/>
        <w:outlineLvl w:val="0"/>
        <w:rPr>
          <w:rFonts w:ascii="Arial" w:hAnsi="Arial" w:cs="Arial"/>
          <w:highlight w:val="yellow"/>
        </w:rPr>
      </w:pPr>
      <w:r>
        <w:rPr>
          <w:rFonts w:ascii="Arial" w:hAnsi="Arial" w:cs="Arial"/>
        </w:rPr>
        <w:tab/>
        <w:t>We set out to first</w:t>
      </w:r>
      <w:r w:rsidR="000B102A">
        <w:rPr>
          <w:rFonts w:ascii="Arial" w:hAnsi="Arial" w:cs="Arial"/>
        </w:rPr>
        <w:t xml:space="preserve"> </w:t>
      </w:r>
      <w:r>
        <w:rPr>
          <w:rFonts w:ascii="Arial" w:hAnsi="Arial" w:cs="Arial"/>
        </w:rPr>
        <w:t>examine</w:t>
      </w:r>
      <w:r w:rsidR="000B102A">
        <w:rPr>
          <w:rFonts w:ascii="Arial" w:hAnsi="Arial" w:cs="Arial"/>
        </w:rPr>
        <w:t xml:space="preserve"> the generality of </w:t>
      </w:r>
      <w:r>
        <w:rPr>
          <w:rFonts w:ascii="Arial" w:hAnsi="Arial" w:cs="Arial"/>
        </w:rPr>
        <w:t>the previously reported</w:t>
      </w:r>
      <w:r w:rsidR="000B102A">
        <w:rPr>
          <w:rFonts w:ascii="Arial" w:hAnsi="Arial" w:cs="Arial"/>
        </w:rPr>
        <w:t xml:space="preserve"> </w:t>
      </w:r>
      <w:r>
        <w:rPr>
          <w:rFonts w:ascii="Arial" w:hAnsi="Arial" w:cs="Arial"/>
        </w:rPr>
        <w:t>population dynamics following</w:t>
      </w:r>
      <w:r w:rsidR="000B102A">
        <w:rPr>
          <w:rFonts w:ascii="Arial" w:hAnsi="Arial" w:cs="Arial"/>
        </w:rPr>
        <w:t xml:space="preserve"> </w:t>
      </w:r>
      <w:r>
        <w:rPr>
          <w:rFonts w:ascii="Arial" w:hAnsi="Arial" w:cs="Arial"/>
        </w:rPr>
        <w:t xml:space="preserve">infection of </w:t>
      </w:r>
      <w:r w:rsidRPr="00A9752E">
        <w:rPr>
          <w:rFonts w:ascii="Arial" w:hAnsi="Arial" w:cs="Arial"/>
          <w:i/>
        </w:rPr>
        <w:t xml:space="preserve">S. </w:t>
      </w:r>
      <w:proofErr w:type="spellStart"/>
      <w:r w:rsidRPr="00A9752E">
        <w:rPr>
          <w:rFonts w:ascii="Arial" w:hAnsi="Arial" w:cs="Arial"/>
          <w:i/>
        </w:rPr>
        <w:t>thermophilus</w:t>
      </w:r>
      <w:proofErr w:type="spellEnd"/>
      <w:r>
        <w:rPr>
          <w:rFonts w:ascii="Arial" w:hAnsi="Arial" w:cs="Arial"/>
        </w:rPr>
        <w:t xml:space="preserve"> DGCC7710 with a single phage D2972.</w:t>
      </w:r>
      <w:r w:rsidR="000B102A">
        <w:rPr>
          <w:rFonts w:ascii="Arial" w:hAnsi="Arial" w:cs="Arial"/>
        </w:rPr>
        <w:t xml:space="preserve"> </w:t>
      </w:r>
      <w:r>
        <w:rPr>
          <w:rFonts w:ascii="Arial" w:hAnsi="Arial" w:cs="Arial"/>
        </w:rPr>
        <w:t xml:space="preserve">We </w:t>
      </w:r>
      <w:r w:rsidR="00717B86">
        <w:rPr>
          <w:rFonts w:ascii="Arial" w:hAnsi="Arial" w:cs="Arial"/>
        </w:rPr>
        <w:t xml:space="preserve">therefore </w:t>
      </w:r>
      <w:r>
        <w:rPr>
          <w:rFonts w:ascii="Arial" w:hAnsi="Arial" w:cs="Arial"/>
        </w:rPr>
        <w:t xml:space="preserve">infected 12 replicate experimental populations </w:t>
      </w:r>
      <w:r w:rsidR="00717B86">
        <w:rPr>
          <w:rFonts w:ascii="Arial" w:hAnsi="Arial" w:cs="Arial"/>
        </w:rPr>
        <w:t xml:space="preserve">of </w:t>
      </w:r>
      <w:r w:rsidR="00717B86" w:rsidRPr="00A9752E">
        <w:rPr>
          <w:rFonts w:ascii="Arial" w:hAnsi="Arial" w:cs="Arial"/>
          <w:i/>
        </w:rPr>
        <w:t xml:space="preserve">S. </w:t>
      </w:r>
      <w:proofErr w:type="spellStart"/>
      <w:r w:rsidR="00717B86" w:rsidRPr="00A9752E">
        <w:rPr>
          <w:rFonts w:ascii="Arial" w:hAnsi="Arial" w:cs="Arial"/>
          <w:i/>
        </w:rPr>
        <w:t>thermophilus</w:t>
      </w:r>
      <w:proofErr w:type="spellEnd"/>
      <w:r w:rsidR="00717B86">
        <w:rPr>
          <w:rFonts w:ascii="Arial" w:hAnsi="Arial" w:cs="Arial"/>
        </w:rPr>
        <w:t xml:space="preserve"> DGCC7710 </w:t>
      </w:r>
      <w:r>
        <w:rPr>
          <w:rFonts w:ascii="Arial" w:hAnsi="Arial" w:cs="Arial"/>
        </w:rPr>
        <w:t>with either 10</w:t>
      </w:r>
      <w:r w:rsidRPr="001972BC">
        <w:rPr>
          <w:rFonts w:ascii="Arial" w:hAnsi="Arial" w:cs="Arial"/>
          <w:vertAlign w:val="superscript"/>
        </w:rPr>
        <w:t>6</w:t>
      </w:r>
      <w:r>
        <w:rPr>
          <w:rFonts w:ascii="Arial" w:hAnsi="Arial" w:cs="Arial"/>
        </w:rPr>
        <w:t>, 10</w:t>
      </w:r>
      <w:r>
        <w:rPr>
          <w:rFonts w:ascii="Arial" w:hAnsi="Arial" w:cs="Arial"/>
          <w:vertAlign w:val="superscript"/>
        </w:rPr>
        <w:t>7</w:t>
      </w:r>
      <w:r>
        <w:rPr>
          <w:rFonts w:ascii="Arial" w:hAnsi="Arial" w:cs="Arial"/>
        </w:rPr>
        <w:t>, 10</w:t>
      </w:r>
      <w:r>
        <w:rPr>
          <w:rFonts w:ascii="Arial" w:hAnsi="Arial" w:cs="Arial"/>
          <w:vertAlign w:val="superscript"/>
        </w:rPr>
        <w:t>8</w:t>
      </w:r>
      <w:r>
        <w:rPr>
          <w:rFonts w:ascii="Arial" w:hAnsi="Arial" w:cs="Arial"/>
        </w:rPr>
        <w:t xml:space="preserve"> or 10</w:t>
      </w:r>
      <w:r>
        <w:rPr>
          <w:rFonts w:ascii="Arial" w:hAnsi="Arial" w:cs="Arial"/>
          <w:vertAlign w:val="superscript"/>
        </w:rPr>
        <w:t>9</w:t>
      </w:r>
      <w:r>
        <w:rPr>
          <w:rFonts w:ascii="Arial" w:hAnsi="Arial" w:cs="Arial"/>
        </w:rPr>
        <w:t xml:space="preserve"> </w:t>
      </w:r>
      <w:r w:rsidR="00717B86">
        <w:rPr>
          <w:rFonts w:ascii="Arial" w:hAnsi="Arial" w:cs="Arial"/>
        </w:rPr>
        <w:t>plaque forming units (</w:t>
      </w:r>
      <w:proofErr w:type="spellStart"/>
      <w:r>
        <w:rPr>
          <w:rFonts w:ascii="Arial" w:hAnsi="Arial" w:cs="Arial"/>
        </w:rPr>
        <w:t>pfu</w:t>
      </w:r>
      <w:proofErr w:type="spellEnd"/>
      <w:r w:rsidR="00717B86">
        <w:rPr>
          <w:rFonts w:ascii="Arial" w:hAnsi="Arial" w:cs="Arial"/>
        </w:rPr>
        <w:t>)</w:t>
      </w:r>
      <w:r w:rsidRPr="00254474">
        <w:rPr>
          <w:rFonts w:ascii="Arial" w:hAnsi="Arial" w:cs="Arial"/>
        </w:rPr>
        <w:t xml:space="preserve"> </w:t>
      </w:r>
      <w:r>
        <w:rPr>
          <w:rFonts w:ascii="Arial" w:hAnsi="Arial" w:cs="Arial"/>
        </w:rPr>
        <w:t>of</w:t>
      </w:r>
      <w:r w:rsidR="00717B86">
        <w:rPr>
          <w:rFonts w:ascii="Arial" w:hAnsi="Arial" w:cs="Arial"/>
        </w:rPr>
        <w:t xml:space="preserve"> phage</w:t>
      </w:r>
      <w:r>
        <w:rPr>
          <w:rFonts w:ascii="Arial" w:hAnsi="Arial" w:cs="Arial"/>
        </w:rPr>
        <w:t xml:space="preserve"> D2972 (</w:t>
      </w:r>
      <w:r w:rsidR="00717B86">
        <w:rPr>
          <w:rFonts w:ascii="Arial" w:hAnsi="Arial" w:cs="Arial"/>
        </w:rPr>
        <w:t xml:space="preserve">i.e. </w:t>
      </w:r>
      <w:r>
        <w:rPr>
          <w:rFonts w:ascii="Arial" w:hAnsi="Arial" w:cs="Arial"/>
        </w:rPr>
        <w:t>48 populations in total), and monitored the bacterial and phage population densities on a daily basis</w:t>
      </w:r>
      <w:r w:rsidR="00717B86">
        <w:rPr>
          <w:rFonts w:ascii="Arial" w:hAnsi="Arial" w:cs="Arial"/>
        </w:rPr>
        <w:t xml:space="preserve"> for 30 days</w:t>
      </w:r>
      <w:r>
        <w:rPr>
          <w:rFonts w:ascii="Arial" w:hAnsi="Arial" w:cs="Arial"/>
        </w:rPr>
        <w:t xml:space="preserve">. </w:t>
      </w:r>
      <w:r w:rsidR="00717B86">
        <w:rPr>
          <w:rFonts w:ascii="Arial" w:hAnsi="Arial" w:cs="Arial"/>
        </w:rPr>
        <w:t>For</w:t>
      </w:r>
      <w:r w:rsidR="00717B86" w:rsidRPr="001972BC">
        <w:rPr>
          <w:rFonts w:ascii="Arial" w:hAnsi="Arial" w:cs="Arial"/>
        </w:rPr>
        <w:t xml:space="preserve"> </w:t>
      </w:r>
      <w:r w:rsidR="002E4480" w:rsidRPr="001972BC">
        <w:rPr>
          <w:rFonts w:ascii="Arial" w:hAnsi="Arial" w:cs="Arial"/>
        </w:rPr>
        <w:t xml:space="preserve">the </w:t>
      </w:r>
      <w:r w:rsidR="008A6351" w:rsidRPr="001972BC">
        <w:rPr>
          <w:rFonts w:ascii="Arial" w:hAnsi="Arial" w:cs="Arial"/>
        </w:rPr>
        <w:t>first</w:t>
      </w:r>
      <w:r w:rsidR="00235CC9" w:rsidRPr="001972BC">
        <w:rPr>
          <w:rFonts w:ascii="Arial" w:hAnsi="Arial" w:cs="Arial"/>
        </w:rPr>
        <w:t xml:space="preserve"> </w:t>
      </w:r>
      <w:r w:rsidR="009C1468" w:rsidRPr="001972BC">
        <w:rPr>
          <w:rFonts w:ascii="Arial" w:hAnsi="Arial" w:cs="Arial"/>
        </w:rPr>
        <w:t>three</w:t>
      </w:r>
      <w:r w:rsidR="002E4480" w:rsidRPr="001972BC">
        <w:rPr>
          <w:rFonts w:ascii="Arial" w:hAnsi="Arial" w:cs="Arial"/>
        </w:rPr>
        <w:t xml:space="preserve"> days </w:t>
      </w:r>
      <w:r w:rsidR="00717B86">
        <w:rPr>
          <w:rFonts w:ascii="Arial" w:hAnsi="Arial" w:cs="Arial"/>
        </w:rPr>
        <w:t>following</w:t>
      </w:r>
      <w:r w:rsidR="00717B86" w:rsidRPr="001972BC">
        <w:rPr>
          <w:rFonts w:ascii="Arial" w:hAnsi="Arial" w:cs="Arial"/>
        </w:rPr>
        <w:t xml:space="preserve"> </w:t>
      </w:r>
      <w:r w:rsidR="00693966" w:rsidRPr="001972BC">
        <w:rPr>
          <w:rFonts w:ascii="Arial" w:hAnsi="Arial" w:cs="Arial"/>
        </w:rPr>
        <w:t>infection</w:t>
      </w:r>
      <w:r w:rsidR="002E4480" w:rsidRPr="001972BC">
        <w:rPr>
          <w:rFonts w:ascii="Arial" w:hAnsi="Arial" w:cs="Arial"/>
        </w:rPr>
        <w:t>,</w:t>
      </w:r>
      <w:r w:rsidR="000B7CC9" w:rsidRPr="001972BC">
        <w:rPr>
          <w:rFonts w:ascii="Arial" w:hAnsi="Arial" w:cs="Arial"/>
        </w:rPr>
        <w:t xml:space="preserve"> phage titres</w:t>
      </w:r>
      <w:r w:rsidR="000D28D2" w:rsidRPr="001972BC">
        <w:rPr>
          <w:rFonts w:ascii="Arial" w:hAnsi="Arial" w:cs="Arial"/>
        </w:rPr>
        <w:t xml:space="preserve"> </w:t>
      </w:r>
      <w:r w:rsidR="00030E59" w:rsidRPr="001972BC">
        <w:rPr>
          <w:rFonts w:ascii="Arial" w:hAnsi="Arial" w:cs="Arial"/>
        </w:rPr>
        <w:t>remained</w:t>
      </w:r>
      <w:r w:rsidR="00F8039C" w:rsidRPr="001972BC">
        <w:rPr>
          <w:rFonts w:ascii="Arial" w:hAnsi="Arial" w:cs="Arial"/>
        </w:rPr>
        <w:t xml:space="preserve"> fairly constant </w:t>
      </w:r>
      <w:r w:rsidR="00902CE9" w:rsidRPr="001972BC">
        <w:rPr>
          <w:rFonts w:ascii="Arial" w:hAnsi="Arial" w:cs="Arial"/>
        </w:rPr>
        <w:t xml:space="preserve">in most replicates </w:t>
      </w:r>
      <w:r w:rsidR="00F8039C" w:rsidRPr="001972BC">
        <w:rPr>
          <w:rFonts w:ascii="Arial" w:hAnsi="Arial" w:cs="Arial"/>
        </w:rPr>
        <w:t>between</w:t>
      </w:r>
      <w:r w:rsidR="0025733F" w:rsidRPr="001972BC">
        <w:rPr>
          <w:rFonts w:ascii="Arial" w:hAnsi="Arial" w:cs="Arial"/>
        </w:rPr>
        <w:t xml:space="preserve"> </w:t>
      </w:r>
      <w:r w:rsidR="00235CC9" w:rsidRPr="001972BC">
        <w:rPr>
          <w:rFonts w:ascii="Arial" w:hAnsi="Arial" w:cs="Arial"/>
        </w:rPr>
        <w:t>10</w:t>
      </w:r>
      <w:r w:rsidR="0025733F" w:rsidRPr="001972BC">
        <w:rPr>
          <w:rFonts w:ascii="Arial" w:hAnsi="Arial" w:cs="Arial"/>
          <w:vertAlign w:val="superscript"/>
        </w:rPr>
        <w:t>6</w:t>
      </w:r>
      <w:r w:rsidR="0025733F" w:rsidRPr="001972BC">
        <w:rPr>
          <w:rFonts w:ascii="Arial" w:hAnsi="Arial" w:cs="Arial"/>
        </w:rPr>
        <w:t>-10</w:t>
      </w:r>
      <w:r w:rsidR="0025733F" w:rsidRPr="001972BC">
        <w:rPr>
          <w:rFonts w:ascii="Arial" w:hAnsi="Arial" w:cs="Arial"/>
          <w:vertAlign w:val="superscript"/>
        </w:rPr>
        <w:t>8</w:t>
      </w:r>
      <w:r w:rsidR="00235CC9" w:rsidRPr="001972BC">
        <w:rPr>
          <w:rFonts w:ascii="Arial" w:hAnsi="Arial" w:cs="Arial"/>
        </w:rPr>
        <w:t xml:space="preserve"> </w:t>
      </w:r>
      <w:proofErr w:type="spellStart"/>
      <w:r w:rsidR="0025733F" w:rsidRPr="001972BC">
        <w:rPr>
          <w:rFonts w:ascii="Arial" w:hAnsi="Arial" w:cs="Arial"/>
        </w:rPr>
        <w:t>pfus</w:t>
      </w:r>
      <w:proofErr w:type="spellEnd"/>
      <w:r w:rsidR="0025733F" w:rsidRPr="001972BC">
        <w:rPr>
          <w:rFonts w:ascii="Arial" w:hAnsi="Arial" w:cs="Arial"/>
        </w:rPr>
        <w:t xml:space="preserve"> ml</w:t>
      </w:r>
      <w:r w:rsidR="0025733F" w:rsidRPr="001972BC">
        <w:rPr>
          <w:rFonts w:ascii="Arial" w:hAnsi="Arial" w:cs="Arial"/>
          <w:vertAlign w:val="superscript"/>
        </w:rPr>
        <w:t>-1</w:t>
      </w:r>
      <w:r w:rsidR="00717B86">
        <w:rPr>
          <w:rFonts w:ascii="Arial" w:hAnsi="Arial" w:cs="Arial"/>
        </w:rPr>
        <w:t>,</w:t>
      </w:r>
      <w:r w:rsidR="00717B86" w:rsidRPr="001972BC">
        <w:rPr>
          <w:rFonts w:ascii="Arial" w:hAnsi="Arial" w:cs="Arial"/>
        </w:rPr>
        <w:t xml:space="preserve"> </w:t>
      </w:r>
      <w:r w:rsidR="003406FF" w:rsidRPr="001972BC">
        <w:rPr>
          <w:rFonts w:ascii="Arial" w:hAnsi="Arial" w:cs="Arial"/>
        </w:rPr>
        <w:t xml:space="preserve">with the exception of </w:t>
      </w:r>
      <w:r w:rsidR="00030E59" w:rsidRPr="001972BC">
        <w:rPr>
          <w:rFonts w:ascii="Arial" w:hAnsi="Arial" w:cs="Arial"/>
        </w:rPr>
        <w:t>the</w:t>
      </w:r>
      <w:r w:rsidR="003406FF" w:rsidRPr="001972BC">
        <w:rPr>
          <w:rFonts w:ascii="Arial" w:hAnsi="Arial" w:cs="Arial"/>
        </w:rPr>
        <w:t xml:space="preserve"> highest phage treatment (10</w:t>
      </w:r>
      <w:r w:rsidR="003406FF" w:rsidRPr="001972BC">
        <w:rPr>
          <w:rFonts w:ascii="Arial" w:hAnsi="Arial" w:cs="Arial"/>
          <w:vertAlign w:val="superscript"/>
        </w:rPr>
        <w:t>9</w:t>
      </w:r>
      <w:r w:rsidR="003406FF" w:rsidRPr="001972BC">
        <w:rPr>
          <w:rFonts w:ascii="Arial" w:hAnsi="Arial" w:cs="Arial"/>
        </w:rPr>
        <w:t xml:space="preserve">) where phage </w:t>
      </w:r>
      <w:r>
        <w:rPr>
          <w:rFonts w:ascii="Arial" w:hAnsi="Arial" w:cs="Arial"/>
        </w:rPr>
        <w:t>(</w:t>
      </w:r>
      <w:r w:rsidR="003406FF" w:rsidRPr="001972BC">
        <w:rPr>
          <w:rFonts w:ascii="Arial" w:hAnsi="Arial" w:cs="Arial"/>
        </w:rPr>
        <w:t>and bacteria</w:t>
      </w:r>
      <w:r>
        <w:rPr>
          <w:rFonts w:ascii="Arial" w:hAnsi="Arial" w:cs="Arial"/>
        </w:rPr>
        <w:t>)</w:t>
      </w:r>
      <w:r w:rsidR="003406FF" w:rsidRPr="001972BC">
        <w:rPr>
          <w:rFonts w:ascii="Arial" w:hAnsi="Arial" w:cs="Arial"/>
        </w:rPr>
        <w:t xml:space="preserve"> </w:t>
      </w:r>
      <w:r w:rsidR="00212EBA" w:rsidRPr="001972BC">
        <w:rPr>
          <w:rFonts w:ascii="Arial" w:hAnsi="Arial" w:cs="Arial"/>
        </w:rPr>
        <w:t>went</w:t>
      </w:r>
      <w:r w:rsidR="003406FF" w:rsidRPr="001972BC">
        <w:rPr>
          <w:rFonts w:ascii="Arial" w:hAnsi="Arial" w:cs="Arial"/>
        </w:rPr>
        <w:t xml:space="preserve"> ext</w:t>
      </w:r>
      <w:r w:rsidR="009C1468" w:rsidRPr="001972BC">
        <w:rPr>
          <w:rFonts w:ascii="Arial" w:hAnsi="Arial" w:cs="Arial"/>
        </w:rPr>
        <w:t>inct in 11 out of 12 replicates</w:t>
      </w:r>
      <w:r w:rsidR="0028269B" w:rsidRPr="001972BC">
        <w:rPr>
          <w:rFonts w:ascii="Arial" w:hAnsi="Arial" w:cs="Arial"/>
        </w:rPr>
        <w:t xml:space="preserve"> (</w:t>
      </w:r>
      <w:commentRangeStart w:id="38"/>
      <w:r w:rsidR="00717B86" w:rsidRPr="001972BC">
        <w:rPr>
          <w:rFonts w:ascii="Arial" w:hAnsi="Arial" w:cs="Arial"/>
          <w:b/>
        </w:rPr>
        <w:t>F</w:t>
      </w:r>
      <w:r w:rsidR="00717B86">
        <w:rPr>
          <w:rFonts w:ascii="Arial" w:hAnsi="Arial" w:cs="Arial"/>
          <w:b/>
        </w:rPr>
        <w:t>igure</w:t>
      </w:r>
      <w:r w:rsidR="00717B86" w:rsidRPr="001972BC">
        <w:rPr>
          <w:rFonts w:ascii="Arial" w:hAnsi="Arial" w:cs="Arial"/>
          <w:b/>
        </w:rPr>
        <w:t xml:space="preserve"> </w:t>
      </w:r>
      <w:r w:rsidR="0028269B" w:rsidRPr="001972BC">
        <w:rPr>
          <w:rFonts w:ascii="Arial" w:hAnsi="Arial" w:cs="Arial"/>
          <w:b/>
        </w:rPr>
        <w:t>1</w:t>
      </w:r>
      <w:commentRangeEnd w:id="38"/>
      <w:r w:rsidR="00106475">
        <w:rPr>
          <w:rStyle w:val="CommentReference"/>
        </w:rPr>
        <w:commentReference w:id="38"/>
      </w:r>
      <w:r w:rsidR="0028269B" w:rsidRPr="001972BC">
        <w:rPr>
          <w:rFonts w:ascii="Arial" w:hAnsi="Arial" w:cs="Arial"/>
        </w:rPr>
        <w:t>)</w:t>
      </w:r>
      <w:r w:rsidR="00083C73" w:rsidRPr="001972BC">
        <w:rPr>
          <w:rFonts w:ascii="Arial" w:hAnsi="Arial" w:cs="Arial"/>
        </w:rPr>
        <w:t xml:space="preserve">. </w:t>
      </w:r>
      <w:r w:rsidR="00106475">
        <w:rPr>
          <w:rFonts w:ascii="Arial" w:hAnsi="Arial" w:cs="Arial"/>
          <w:highlight w:val="yellow"/>
        </w:rPr>
        <w:t>Describe levels of</w:t>
      </w:r>
      <w:r w:rsidR="00106475" w:rsidRPr="001972BC">
        <w:rPr>
          <w:rFonts w:ascii="Arial" w:hAnsi="Arial" w:cs="Arial"/>
          <w:highlight w:val="yellow"/>
        </w:rPr>
        <w:t xml:space="preserve"> within and between treatment </w:t>
      </w:r>
      <w:r w:rsidR="00106475">
        <w:rPr>
          <w:rFonts w:ascii="Arial" w:hAnsi="Arial" w:cs="Arial"/>
          <w:highlight w:val="yellow"/>
        </w:rPr>
        <w:t>variation</w:t>
      </w:r>
      <w:r w:rsidR="00106475" w:rsidRPr="001972BC">
        <w:rPr>
          <w:rFonts w:ascii="Arial" w:hAnsi="Arial" w:cs="Arial"/>
          <w:highlight w:val="yellow"/>
        </w:rPr>
        <w:t xml:space="preserve"> here</w:t>
      </w:r>
      <w:del w:id="39" w:author="Common, Jack" w:date="2018-08-15T12:52:00Z">
        <w:r w:rsidR="00106475" w:rsidDel="008C7CC4">
          <w:rPr>
            <w:rFonts w:ascii="Arial" w:hAnsi="Arial" w:cs="Arial"/>
            <w:highlight w:val="yellow"/>
          </w:rPr>
          <w:delText>; say something about correlation between bacterial and phage densities</w:delText>
        </w:r>
      </w:del>
      <w:r w:rsidR="00106475" w:rsidRPr="001972BC">
        <w:rPr>
          <w:rFonts w:ascii="Arial" w:hAnsi="Arial" w:cs="Arial"/>
          <w:highlight w:val="yellow"/>
        </w:rPr>
        <w:t>.</w:t>
      </w:r>
      <w:ins w:id="40" w:author="Common, Jack" w:date="2018-08-14T15:34:00Z">
        <w:r w:rsidR="005323F4">
          <w:rPr>
            <w:rFonts w:ascii="Arial" w:hAnsi="Arial" w:cs="Arial"/>
          </w:rPr>
          <w:t xml:space="preserve"> </w:t>
        </w:r>
      </w:ins>
      <w:ins w:id="41" w:author="Common, Jack" w:date="2018-08-14T15:38:00Z">
        <w:r w:rsidR="006B4AFD">
          <w:rPr>
            <w:rFonts w:ascii="Arial" w:hAnsi="Arial" w:cs="Arial"/>
          </w:rPr>
          <w:t>There was a significant negative relationship between phage titre and host density (</w:t>
        </w:r>
      </w:ins>
      <w:ins w:id="42" w:author="Common, Jack" w:date="2018-08-14T15:43:00Z">
        <w:r w:rsidR="002E2BE3">
          <w:rPr>
            <w:rFonts w:ascii="Arial" w:hAnsi="Arial" w:cs="Arial"/>
            <w:i/>
          </w:rPr>
          <w:t>z</w:t>
        </w:r>
      </w:ins>
      <w:ins w:id="43" w:author="Common, Jack" w:date="2018-08-14T15:45:00Z">
        <w:r w:rsidR="003733AB">
          <w:rPr>
            <w:rFonts w:ascii="Arial" w:hAnsi="Arial" w:cs="Arial"/>
            <w:vertAlign w:val="subscript"/>
          </w:rPr>
          <w:t xml:space="preserve"> </w:t>
        </w:r>
      </w:ins>
      <w:ins w:id="44" w:author="Common, Jack" w:date="2018-08-14T15:39:00Z">
        <w:r w:rsidR="003733AB">
          <w:rPr>
            <w:rFonts w:ascii="Arial" w:hAnsi="Arial" w:cs="Arial"/>
          </w:rPr>
          <w:t xml:space="preserve">= </w:t>
        </w:r>
        <w:r w:rsidR="009E55FE">
          <w:rPr>
            <w:rFonts w:ascii="Arial" w:hAnsi="Arial" w:cs="Arial"/>
          </w:rPr>
          <w:t xml:space="preserve">-12.49, </w:t>
        </w:r>
      </w:ins>
      <w:ins w:id="45" w:author="Common, Jack" w:date="2018-08-14T15:50:00Z">
        <w:r w:rsidR="003733AB">
          <w:rPr>
            <w:rFonts w:ascii="Arial" w:hAnsi="Arial" w:cs="Arial"/>
          </w:rPr>
          <w:t xml:space="preserve">DF=594, </w:t>
        </w:r>
      </w:ins>
      <w:ins w:id="46" w:author="Common, Jack" w:date="2018-08-14T15:39:00Z">
        <w:r w:rsidR="009E55FE">
          <w:rPr>
            <w:rFonts w:ascii="Arial" w:hAnsi="Arial" w:cs="Arial"/>
            <w:i/>
          </w:rPr>
          <w:t>p</w:t>
        </w:r>
      </w:ins>
      <w:ins w:id="47" w:author="Common, Jack" w:date="2018-08-14T15:51:00Z">
        <w:r w:rsidR="003733AB">
          <w:rPr>
            <w:rFonts w:ascii="Arial" w:hAnsi="Arial" w:cs="Arial"/>
            <w:i/>
          </w:rPr>
          <w:t xml:space="preserve"> </w:t>
        </w:r>
      </w:ins>
      <w:ins w:id="48" w:author="Common, Jack" w:date="2018-08-14T15:39:00Z">
        <w:r w:rsidR="009E55FE">
          <w:rPr>
            <w:rFonts w:ascii="Arial" w:hAnsi="Arial" w:cs="Arial"/>
            <w:i/>
          </w:rPr>
          <w:t>&lt;</w:t>
        </w:r>
      </w:ins>
      <w:ins w:id="49" w:author="Common, Jack" w:date="2018-08-14T15:51:00Z">
        <w:r w:rsidR="003733AB">
          <w:rPr>
            <w:rFonts w:ascii="Arial" w:hAnsi="Arial" w:cs="Arial"/>
            <w:i/>
          </w:rPr>
          <w:t xml:space="preserve"> </w:t>
        </w:r>
      </w:ins>
      <w:ins w:id="50" w:author="Common, Jack" w:date="2018-08-14T15:40:00Z">
        <w:r w:rsidR="009E55FE">
          <w:rPr>
            <w:rFonts w:ascii="Arial" w:hAnsi="Arial" w:cs="Arial"/>
          </w:rPr>
          <w:t>0.0001</w:t>
        </w:r>
      </w:ins>
      <w:ins w:id="51" w:author="Common, Jack" w:date="2018-08-14T15:50:00Z">
        <w:r w:rsidR="003733AB">
          <w:rPr>
            <w:rFonts w:ascii="Arial" w:hAnsi="Arial" w:cs="Arial"/>
          </w:rPr>
          <w:t>)</w:t>
        </w:r>
      </w:ins>
      <w:ins w:id="52" w:author="Common, Jack" w:date="2018-08-14T15:51:00Z">
        <w:r w:rsidR="003733AB">
          <w:rPr>
            <w:rFonts w:ascii="Arial" w:hAnsi="Arial" w:cs="Arial"/>
          </w:rPr>
          <w:t>.</w:t>
        </w:r>
      </w:ins>
      <w:ins w:id="53" w:author="Common, Jack" w:date="2018-08-14T15:52:00Z">
        <w:r w:rsidR="00216369">
          <w:rPr>
            <w:rFonts w:ascii="Arial" w:hAnsi="Arial" w:cs="Arial"/>
          </w:rPr>
          <w:t xml:space="preserve"> While there was a </w:t>
        </w:r>
      </w:ins>
      <w:ins w:id="54" w:author="Common, Jack" w:date="2018-08-14T15:53:00Z">
        <w:r w:rsidR="00216369">
          <w:rPr>
            <w:rFonts w:ascii="Arial" w:hAnsi="Arial" w:cs="Arial"/>
          </w:rPr>
          <w:t>significant</w:t>
        </w:r>
      </w:ins>
      <w:ins w:id="55" w:author="Common, Jack" w:date="2018-08-14T15:52:00Z">
        <w:r w:rsidR="00216369">
          <w:rPr>
            <w:rFonts w:ascii="Arial" w:hAnsi="Arial" w:cs="Arial"/>
          </w:rPr>
          <w:t xml:space="preserve"> interaction effect of </w:t>
        </w:r>
      </w:ins>
      <w:ins w:id="56" w:author="Common, Jack" w:date="2018-08-14T15:53:00Z">
        <w:r w:rsidR="00216369">
          <w:rPr>
            <w:rFonts w:ascii="Arial" w:hAnsi="Arial" w:cs="Arial"/>
          </w:rPr>
          <w:t>initial</w:t>
        </w:r>
      </w:ins>
      <w:ins w:id="57" w:author="Common, Jack" w:date="2018-08-14T15:52:00Z">
        <w:r w:rsidR="00216369">
          <w:rPr>
            <w:rFonts w:ascii="Arial" w:hAnsi="Arial" w:cs="Arial"/>
          </w:rPr>
          <w:t xml:space="preserve"> phage titre on this relationship (</w:t>
        </w:r>
        <w:proofErr w:type="gramStart"/>
        <w:r w:rsidR="00216369">
          <w:rPr>
            <w:rFonts w:ascii="Arial" w:hAnsi="Arial" w:cs="Arial"/>
            <w:i/>
          </w:rPr>
          <w:t>F</w:t>
        </w:r>
        <w:r w:rsidR="00216369">
          <w:rPr>
            <w:rFonts w:ascii="Arial" w:hAnsi="Arial" w:cs="Arial"/>
            <w:vertAlign w:val="subscript"/>
          </w:rPr>
          <w:t>(</w:t>
        </w:r>
      </w:ins>
      <w:proofErr w:type="gramEnd"/>
      <w:ins w:id="58" w:author="Common, Jack" w:date="2018-08-14T15:53:00Z">
        <w:r w:rsidR="00216369">
          <w:rPr>
            <w:rFonts w:ascii="Arial" w:hAnsi="Arial" w:cs="Arial"/>
            <w:vertAlign w:val="subscript"/>
          </w:rPr>
          <w:t>3,591)</w:t>
        </w:r>
        <w:r w:rsidR="00216369">
          <w:rPr>
            <w:rFonts w:ascii="Arial" w:hAnsi="Arial" w:cs="Arial"/>
            <w:i/>
            <w:vertAlign w:val="subscript"/>
          </w:rPr>
          <w:t xml:space="preserve"> </w:t>
        </w:r>
        <w:r w:rsidR="00216369">
          <w:rPr>
            <w:rFonts w:ascii="Arial" w:hAnsi="Arial" w:cs="Arial"/>
          </w:rPr>
          <w:t xml:space="preserve">= 6.07, </w:t>
        </w:r>
        <w:r w:rsidR="00216369">
          <w:rPr>
            <w:rFonts w:ascii="Arial" w:hAnsi="Arial" w:cs="Arial"/>
            <w:i/>
          </w:rPr>
          <w:t>p</w:t>
        </w:r>
        <w:r w:rsidR="00216369">
          <w:rPr>
            <w:rFonts w:ascii="Arial" w:hAnsi="Arial" w:cs="Arial"/>
          </w:rPr>
          <w:t xml:space="preserve"> &lt; 0.001), only the 10</w:t>
        </w:r>
        <w:r w:rsidR="00216369">
          <w:rPr>
            <w:rFonts w:ascii="Arial" w:hAnsi="Arial" w:cs="Arial"/>
            <w:vertAlign w:val="superscript"/>
          </w:rPr>
          <w:t>-9</w:t>
        </w:r>
      </w:ins>
      <w:ins w:id="59" w:author="Common, Jack" w:date="2018-08-14T15:54:00Z">
        <w:r w:rsidR="00216369">
          <w:rPr>
            <w:rFonts w:ascii="Arial" w:hAnsi="Arial" w:cs="Arial"/>
          </w:rPr>
          <w:t xml:space="preserve"> phage treatment had a significantly </w:t>
        </w:r>
      </w:ins>
      <w:ins w:id="60" w:author="Common, Jack" w:date="2018-08-14T15:55:00Z">
        <w:r w:rsidR="00216369">
          <w:rPr>
            <w:rFonts w:ascii="Arial" w:hAnsi="Arial" w:cs="Arial"/>
          </w:rPr>
          <w:t>stronger negative slope compared to the others (</w:t>
        </w:r>
        <w:r w:rsidR="00216369">
          <w:rPr>
            <w:rFonts w:ascii="Arial" w:hAnsi="Arial" w:cs="Arial"/>
            <w:i/>
          </w:rPr>
          <w:t>z</w:t>
        </w:r>
        <w:r w:rsidR="00216369">
          <w:rPr>
            <w:rFonts w:ascii="Arial" w:hAnsi="Arial" w:cs="Arial"/>
          </w:rPr>
          <w:t xml:space="preserve"> = -3.03, DF=591, </w:t>
        </w:r>
        <w:r w:rsidR="00216369">
          <w:rPr>
            <w:rFonts w:ascii="Arial" w:hAnsi="Arial" w:cs="Arial"/>
            <w:i/>
          </w:rPr>
          <w:t>p</w:t>
        </w:r>
        <w:r w:rsidR="00216369">
          <w:rPr>
            <w:rFonts w:ascii="Arial" w:hAnsi="Arial" w:cs="Arial"/>
          </w:rPr>
          <w:t xml:space="preserve"> &lt; 0.01).</w:t>
        </w:r>
        <w:r w:rsidR="00C0148E">
          <w:rPr>
            <w:rFonts w:ascii="Arial" w:hAnsi="Arial" w:cs="Arial"/>
          </w:rPr>
          <w:t xml:space="preserve"> </w:t>
        </w:r>
      </w:ins>
      <w:del w:id="61" w:author="Common, Jack" w:date="2018-08-14T15:56:00Z">
        <w:r w:rsidR="00106475" w:rsidDel="00C0148E">
          <w:rPr>
            <w:rFonts w:ascii="Arial" w:hAnsi="Arial" w:cs="Arial"/>
          </w:rPr>
          <w:delText xml:space="preserve"> </w:delText>
        </w:r>
      </w:del>
      <w:r w:rsidR="0060516A">
        <w:rPr>
          <w:rFonts w:ascii="Arial" w:hAnsi="Arial" w:cs="Arial"/>
        </w:rPr>
        <w:t>At</w:t>
      </w:r>
      <w:r w:rsidR="0039654B" w:rsidRPr="001972BC">
        <w:rPr>
          <w:rFonts w:ascii="Arial" w:hAnsi="Arial" w:cs="Arial"/>
        </w:rPr>
        <w:t xml:space="preserve"> </w:t>
      </w:r>
      <w:r w:rsidR="0060516A">
        <w:rPr>
          <w:rFonts w:ascii="Arial" w:hAnsi="Arial" w:cs="Arial"/>
        </w:rPr>
        <w:t xml:space="preserve">16 </w:t>
      </w:r>
      <w:proofErr w:type="gramStart"/>
      <w:r w:rsidR="0039654B" w:rsidRPr="001972BC">
        <w:rPr>
          <w:rFonts w:ascii="Arial" w:hAnsi="Arial" w:cs="Arial"/>
        </w:rPr>
        <w:t>day</w:t>
      </w:r>
      <w:r w:rsidR="0060516A">
        <w:rPr>
          <w:rFonts w:ascii="Arial" w:hAnsi="Arial" w:cs="Arial"/>
        </w:rPr>
        <w:t>s</w:t>
      </w:r>
      <w:proofErr w:type="gramEnd"/>
      <w:r w:rsidR="008A71D1" w:rsidRPr="001972BC">
        <w:rPr>
          <w:rFonts w:ascii="Arial" w:hAnsi="Arial" w:cs="Arial"/>
        </w:rPr>
        <w:t xml:space="preserve"> </w:t>
      </w:r>
      <w:r w:rsidR="0060516A">
        <w:rPr>
          <w:rFonts w:ascii="Arial" w:hAnsi="Arial" w:cs="Arial"/>
        </w:rPr>
        <w:t>post infection (dpi)</w:t>
      </w:r>
      <w:r w:rsidR="00597D96" w:rsidRPr="001972BC">
        <w:rPr>
          <w:rFonts w:ascii="Arial" w:hAnsi="Arial" w:cs="Arial"/>
        </w:rPr>
        <w:t>,</w:t>
      </w:r>
      <w:r w:rsidR="0039654B" w:rsidRPr="001972BC">
        <w:rPr>
          <w:rFonts w:ascii="Arial" w:hAnsi="Arial" w:cs="Arial"/>
        </w:rPr>
        <w:t xml:space="preserve"> </w:t>
      </w:r>
      <w:r w:rsidR="0060516A">
        <w:rPr>
          <w:rFonts w:ascii="Arial" w:hAnsi="Arial" w:cs="Arial"/>
        </w:rPr>
        <w:t xml:space="preserve">the </w:t>
      </w:r>
      <w:r w:rsidR="0039654B" w:rsidRPr="001972BC">
        <w:rPr>
          <w:rFonts w:ascii="Arial" w:hAnsi="Arial" w:cs="Arial"/>
        </w:rPr>
        <w:t xml:space="preserve">phage </w:t>
      </w:r>
      <w:r w:rsidR="0060516A" w:rsidRPr="00352844">
        <w:rPr>
          <w:rFonts w:ascii="Arial" w:hAnsi="Arial" w:cs="Arial"/>
        </w:rPr>
        <w:t xml:space="preserve">had </w:t>
      </w:r>
      <w:r w:rsidR="0060516A">
        <w:rPr>
          <w:rFonts w:ascii="Arial" w:hAnsi="Arial" w:cs="Arial"/>
        </w:rPr>
        <w:t>gone</w:t>
      </w:r>
      <w:r w:rsidR="0060516A" w:rsidRPr="00352844">
        <w:rPr>
          <w:rFonts w:ascii="Arial" w:hAnsi="Arial" w:cs="Arial"/>
        </w:rPr>
        <w:t xml:space="preserve"> extinct</w:t>
      </w:r>
      <w:r w:rsidR="0060516A" w:rsidRPr="00254474">
        <w:rPr>
          <w:rFonts w:ascii="Arial" w:hAnsi="Arial" w:cs="Arial"/>
        </w:rPr>
        <w:t xml:space="preserve"> </w:t>
      </w:r>
      <w:r w:rsidR="0039654B" w:rsidRPr="001972BC">
        <w:rPr>
          <w:rFonts w:ascii="Arial" w:hAnsi="Arial" w:cs="Arial"/>
        </w:rPr>
        <w:t xml:space="preserve">in </w:t>
      </w:r>
      <w:r w:rsidR="008A71D1" w:rsidRPr="001972BC">
        <w:rPr>
          <w:rFonts w:ascii="Arial" w:hAnsi="Arial" w:cs="Arial"/>
        </w:rPr>
        <w:t>44 / 48 replicates</w:t>
      </w:r>
      <w:r w:rsidR="0060516A">
        <w:rPr>
          <w:rFonts w:ascii="Arial" w:hAnsi="Arial" w:cs="Arial"/>
        </w:rPr>
        <w:t>, and p</w:t>
      </w:r>
      <w:r w:rsidR="00597D96" w:rsidRPr="001972BC">
        <w:rPr>
          <w:rFonts w:ascii="Arial" w:hAnsi="Arial" w:cs="Arial"/>
        </w:rPr>
        <w:t xml:space="preserve">hage persisted for the </w:t>
      </w:r>
      <w:r w:rsidR="00D54931" w:rsidRPr="001972BC">
        <w:rPr>
          <w:rFonts w:ascii="Arial" w:hAnsi="Arial" w:cs="Arial"/>
        </w:rPr>
        <w:t xml:space="preserve">entire 30-day duration of the experiment in </w:t>
      </w:r>
      <w:r w:rsidR="0060516A">
        <w:rPr>
          <w:rFonts w:ascii="Arial" w:hAnsi="Arial" w:cs="Arial"/>
        </w:rPr>
        <w:t xml:space="preserve">only </w:t>
      </w:r>
      <w:r w:rsidR="00D54931" w:rsidRPr="001972BC">
        <w:rPr>
          <w:rFonts w:ascii="Arial" w:hAnsi="Arial" w:cs="Arial"/>
        </w:rPr>
        <w:t>two replicate</w:t>
      </w:r>
      <w:r w:rsidR="0060516A">
        <w:rPr>
          <w:rFonts w:ascii="Arial" w:hAnsi="Arial" w:cs="Arial"/>
        </w:rPr>
        <w:t xml:space="preserve"> experiment</w:t>
      </w:r>
      <w:r w:rsidR="00D54931" w:rsidRPr="001972BC">
        <w:rPr>
          <w:rFonts w:ascii="Arial" w:hAnsi="Arial" w:cs="Arial"/>
        </w:rPr>
        <w:t>s</w:t>
      </w:r>
      <w:r w:rsidR="00E70809" w:rsidRPr="001972BC">
        <w:rPr>
          <w:rFonts w:ascii="Arial" w:hAnsi="Arial" w:cs="Arial"/>
        </w:rPr>
        <w:t>.</w:t>
      </w:r>
      <w:r w:rsidR="0060516A">
        <w:rPr>
          <w:rFonts w:ascii="Arial" w:hAnsi="Arial" w:cs="Arial"/>
        </w:rPr>
        <w:t xml:space="preserve"> For the treatments where bacteria survived, </w:t>
      </w:r>
      <w:ins w:id="62" w:author="Common, Jack" w:date="2018-08-14T12:42:00Z">
        <w:r w:rsidR="007A08F1">
          <w:rPr>
            <w:rFonts w:ascii="Arial" w:hAnsi="Arial" w:cs="Arial"/>
          </w:rPr>
          <w:t>mean time to phage extinction (days) was</w:t>
        </w:r>
      </w:ins>
      <w:ins w:id="63" w:author="Common, Jack" w:date="2018-08-14T11:32:00Z">
        <w:r w:rsidR="00A55E28">
          <w:rPr>
            <w:rFonts w:ascii="Arial" w:hAnsi="Arial" w:cs="Arial"/>
          </w:rPr>
          <w:t xml:space="preserve">: </w:t>
        </w:r>
      </w:ins>
      <w:ins w:id="64" w:author="Common, Jack" w:date="2018-08-14T14:08:00Z">
        <w:r w:rsidR="00596141">
          <w:rPr>
            <w:rFonts w:ascii="Arial" w:hAnsi="Arial" w:cs="Arial"/>
          </w:rPr>
          <w:t>10</w:t>
        </w:r>
        <w:r w:rsidR="00596141">
          <w:rPr>
            <w:rFonts w:ascii="Arial" w:hAnsi="Arial" w:cs="Arial"/>
            <w:vertAlign w:val="superscript"/>
          </w:rPr>
          <w:t>9</w:t>
        </w:r>
        <w:r w:rsidR="00596141">
          <w:rPr>
            <w:rFonts w:ascii="Arial" w:hAnsi="Arial" w:cs="Arial"/>
          </w:rPr>
          <w:t xml:space="preserve"> – </w:t>
        </w:r>
        <w:r w:rsidR="00596141">
          <w:rPr>
            <w:rFonts w:ascii="Arial" w:hAnsi="Arial" w:cs="Arial"/>
            <w:i/>
          </w:rPr>
          <w:t>M(SE</w:t>
        </w:r>
        <w:r w:rsidR="00596141" w:rsidRPr="003B39CA">
          <w:rPr>
            <w:rFonts w:ascii="Arial" w:hAnsi="Arial" w:cs="Arial"/>
          </w:rPr>
          <w:t>)</w:t>
        </w:r>
        <w:r w:rsidR="00596141">
          <w:rPr>
            <w:rFonts w:ascii="Arial" w:hAnsi="Arial" w:cs="Arial"/>
          </w:rPr>
          <w:t xml:space="preserve"> = 2(0.54); 10</w:t>
        </w:r>
        <w:r w:rsidR="00596141">
          <w:rPr>
            <w:rFonts w:ascii="Arial" w:hAnsi="Arial" w:cs="Arial"/>
            <w:vertAlign w:val="superscript"/>
          </w:rPr>
          <w:t>8</w:t>
        </w:r>
        <w:r w:rsidR="00596141">
          <w:rPr>
            <w:rFonts w:ascii="Arial" w:hAnsi="Arial" w:cs="Arial"/>
          </w:rPr>
          <w:t xml:space="preserve"> – </w:t>
        </w:r>
        <w:r w:rsidR="00596141">
          <w:rPr>
            <w:rFonts w:ascii="Arial" w:hAnsi="Arial" w:cs="Arial"/>
            <w:i/>
          </w:rPr>
          <w:t>M</w:t>
        </w:r>
        <w:r w:rsidR="00596141" w:rsidRPr="003B39CA">
          <w:rPr>
            <w:rFonts w:ascii="Arial" w:hAnsi="Arial" w:cs="Arial"/>
            <w:i/>
          </w:rPr>
          <w:t>(</w:t>
        </w:r>
        <w:r w:rsidR="00596141" w:rsidRPr="00A55E28">
          <w:rPr>
            <w:rFonts w:ascii="Arial" w:hAnsi="Arial" w:cs="Arial"/>
            <w:i/>
          </w:rPr>
          <w:t>SE</w:t>
        </w:r>
        <w:r w:rsidR="00596141">
          <w:rPr>
            <w:rFonts w:ascii="Arial" w:hAnsi="Arial" w:cs="Arial"/>
            <w:i/>
          </w:rPr>
          <w:t>)</w:t>
        </w:r>
        <w:r w:rsidR="00596141">
          <w:rPr>
            <w:rFonts w:ascii="Arial" w:hAnsi="Arial" w:cs="Arial"/>
          </w:rPr>
          <w:t xml:space="preserve"> = 11.50(1.77); 10</w:t>
        </w:r>
        <w:r w:rsidR="00596141">
          <w:rPr>
            <w:rFonts w:ascii="Arial" w:hAnsi="Arial" w:cs="Arial"/>
            <w:vertAlign w:val="superscript"/>
          </w:rPr>
          <w:t>7</w:t>
        </w:r>
        <w:r w:rsidR="00596141">
          <w:rPr>
            <w:rFonts w:ascii="Arial" w:hAnsi="Arial" w:cs="Arial"/>
          </w:rPr>
          <w:t xml:space="preserve"> – </w:t>
        </w:r>
        <w:r w:rsidR="00596141">
          <w:rPr>
            <w:rFonts w:ascii="Arial" w:hAnsi="Arial" w:cs="Arial"/>
            <w:i/>
          </w:rPr>
          <w:t>M</w:t>
        </w:r>
        <w:r w:rsidR="00596141" w:rsidRPr="003B39CA">
          <w:rPr>
            <w:rFonts w:ascii="Arial" w:hAnsi="Arial" w:cs="Arial"/>
            <w:i/>
          </w:rPr>
          <w:t>(</w:t>
        </w:r>
        <w:r w:rsidR="00596141">
          <w:rPr>
            <w:rFonts w:ascii="Arial" w:hAnsi="Arial" w:cs="Arial"/>
            <w:i/>
          </w:rPr>
          <w:t>SE)</w:t>
        </w:r>
        <w:r w:rsidR="00596141">
          <w:rPr>
            <w:rFonts w:ascii="Arial" w:hAnsi="Arial" w:cs="Arial"/>
          </w:rPr>
          <w:t xml:space="preserve"> = 11.50(2.12); </w:t>
        </w:r>
      </w:ins>
      <w:ins w:id="65" w:author="Common, Jack" w:date="2018-08-14T11:28:00Z">
        <w:r w:rsidR="00A55E28">
          <w:rPr>
            <w:rFonts w:ascii="Arial" w:hAnsi="Arial" w:cs="Arial"/>
          </w:rPr>
          <w:t>10</w:t>
        </w:r>
        <w:r w:rsidR="00A55E28">
          <w:rPr>
            <w:rFonts w:ascii="Arial" w:hAnsi="Arial" w:cs="Arial"/>
            <w:vertAlign w:val="superscript"/>
          </w:rPr>
          <w:t>6</w:t>
        </w:r>
        <w:r w:rsidR="00A55E28">
          <w:rPr>
            <w:rFonts w:ascii="Arial" w:hAnsi="Arial" w:cs="Arial"/>
          </w:rPr>
          <w:t xml:space="preserve"> – </w:t>
        </w:r>
        <w:r w:rsidR="00A55E28">
          <w:rPr>
            <w:rFonts w:ascii="Arial" w:hAnsi="Arial" w:cs="Arial"/>
            <w:i/>
          </w:rPr>
          <w:t>M</w:t>
        </w:r>
      </w:ins>
      <w:ins w:id="66" w:author="Common, Jack" w:date="2018-08-14T11:30:00Z">
        <w:r w:rsidR="00A55E28" w:rsidRPr="00A55E28">
          <w:rPr>
            <w:rFonts w:ascii="Arial" w:hAnsi="Arial" w:cs="Arial"/>
            <w:i/>
            <w:rPrChange w:id="67" w:author="Common, Jack" w:date="2018-08-14T11:33:00Z">
              <w:rPr>
                <w:rFonts w:ascii="Arial" w:hAnsi="Arial" w:cs="Arial"/>
              </w:rPr>
            </w:rPrChange>
          </w:rPr>
          <w:t>(</w:t>
        </w:r>
        <w:r w:rsidR="00A55E28">
          <w:rPr>
            <w:rFonts w:ascii="Arial" w:hAnsi="Arial" w:cs="Arial"/>
            <w:i/>
          </w:rPr>
          <w:t>SE</w:t>
        </w:r>
      </w:ins>
      <w:ins w:id="68" w:author="Common, Jack" w:date="2018-08-14T11:32:00Z">
        <w:r w:rsidR="00A55E28">
          <w:rPr>
            <w:rFonts w:ascii="Arial" w:hAnsi="Arial" w:cs="Arial"/>
            <w:i/>
          </w:rPr>
          <w:t>)</w:t>
        </w:r>
      </w:ins>
      <w:ins w:id="69" w:author="Common, Jack" w:date="2018-08-14T11:28:00Z">
        <w:r w:rsidR="00A55E28">
          <w:rPr>
            <w:rFonts w:ascii="Arial" w:hAnsi="Arial" w:cs="Arial"/>
          </w:rPr>
          <w:t xml:space="preserve"> = </w:t>
        </w:r>
      </w:ins>
      <w:ins w:id="70" w:author="Common, Jack" w:date="2018-08-14T11:29:00Z">
        <w:r w:rsidR="00A55E28" w:rsidRPr="00A55E28">
          <w:rPr>
            <w:rFonts w:ascii="Arial" w:hAnsi="Arial" w:cs="Arial"/>
          </w:rPr>
          <w:t>7.67</w:t>
        </w:r>
        <w:r w:rsidR="00A55E28">
          <w:rPr>
            <w:rFonts w:ascii="Arial" w:hAnsi="Arial" w:cs="Arial"/>
          </w:rPr>
          <w:t>(</w:t>
        </w:r>
      </w:ins>
      <w:ins w:id="71" w:author="Common, Jack" w:date="2018-08-14T11:30:00Z">
        <w:r w:rsidR="00A55E28">
          <w:rPr>
            <w:rFonts w:ascii="Arial" w:hAnsi="Arial" w:cs="Arial"/>
          </w:rPr>
          <w:t>1.67</w:t>
        </w:r>
      </w:ins>
      <w:ins w:id="72" w:author="Common, Jack" w:date="2018-08-14T11:32:00Z">
        <w:r w:rsidR="00A55E28">
          <w:rPr>
            <w:rFonts w:ascii="Arial" w:hAnsi="Arial" w:cs="Arial"/>
          </w:rPr>
          <w:t>)</w:t>
        </w:r>
      </w:ins>
      <w:del w:id="73" w:author="Common, Jack" w:date="2018-08-14T11:27:00Z">
        <w:r w:rsidR="0060516A" w:rsidRPr="00596141" w:rsidDel="00A55E28">
          <w:rPr>
            <w:rFonts w:ascii="Arial" w:hAnsi="Arial" w:cs="Arial"/>
          </w:rPr>
          <w:delText xml:space="preserve">the mean time to extinction for phage was </w:delText>
        </w:r>
      </w:del>
      <w:del w:id="74" w:author="Common, Jack" w:date="2018-08-14T11:23:00Z">
        <w:r w:rsidR="0060516A" w:rsidRPr="00596141" w:rsidDel="00D43417">
          <w:rPr>
            <w:rFonts w:ascii="Arial" w:hAnsi="Arial" w:cs="Arial"/>
          </w:rPr>
          <w:delText xml:space="preserve">… </w:delText>
        </w:r>
      </w:del>
      <w:del w:id="75" w:author="Common, Jack" w:date="2018-08-14T11:27:00Z">
        <w:r w:rsidR="0060516A" w:rsidRPr="00596141" w:rsidDel="00A55E28">
          <w:rPr>
            <w:rFonts w:ascii="Arial" w:hAnsi="Arial" w:cs="Arial"/>
          </w:rPr>
          <w:delText>days</w:delText>
        </w:r>
      </w:del>
      <w:r w:rsidR="0060516A" w:rsidRPr="00596141">
        <w:rPr>
          <w:rFonts w:ascii="Arial" w:hAnsi="Arial" w:cs="Arial"/>
        </w:rPr>
        <w:t>.</w:t>
      </w:r>
      <w:ins w:id="76" w:author="Common, Jack" w:date="2018-08-14T11:27:00Z">
        <w:r w:rsidR="00A55E28">
          <w:rPr>
            <w:rFonts w:ascii="Arial" w:hAnsi="Arial" w:cs="Arial"/>
          </w:rPr>
          <w:t xml:space="preserve"> </w:t>
        </w:r>
      </w:ins>
    </w:p>
    <w:p w14:paraId="16CE0310" w14:textId="0F707F00" w:rsidR="000309A9" w:rsidRPr="00E5103E" w:rsidRDefault="0060516A" w:rsidP="001972BC">
      <w:pPr>
        <w:spacing w:line="360" w:lineRule="auto"/>
        <w:jc w:val="both"/>
        <w:outlineLvl w:val="0"/>
        <w:rPr>
          <w:rFonts w:ascii="Arial" w:hAnsi="Arial" w:cs="Arial"/>
          <w:color w:val="FF0000"/>
          <w:lang w:val="en-US"/>
          <w:rPrChange w:id="77" w:author="Common, Jack" w:date="2018-08-14T16:10:00Z">
            <w:rPr>
              <w:rFonts w:ascii="Arial" w:hAnsi="Arial" w:cs="Arial"/>
            </w:rPr>
          </w:rPrChange>
        </w:rPr>
      </w:pPr>
      <w:r>
        <w:rPr>
          <w:rFonts w:ascii="Arial" w:hAnsi="Arial" w:cs="Arial"/>
        </w:rPr>
        <w:tab/>
      </w:r>
      <w:r w:rsidR="002005DB">
        <w:rPr>
          <w:rFonts w:ascii="Arial" w:hAnsi="Arial" w:cs="Arial"/>
        </w:rPr>
        <w:t xml:space="preserve">We </w:t>
      </w:r>
      <w:r w:rsidR="0027346C">
        <w:rPr>
          <w:rFonts w:ascii="Arial" w:hAnsi="Arial" w:cs="Arial"/>
        </w:rPr>
        <w:t xml:space="preserve">first </w:t>
      </w:r>
      <w:r w:rsidR="002005DB">
        <w:rPr>
          <w:rFonts w:ascii="Arial" w:hAnsi="Arial" w:cs="Arial"/>
        </w:rPr>
        <w:t xml:space="preserve">aimed to determine whether the coexisting bacteria and </w:t>
      </w:r>
      <w:proofErr w:type="spellStart"/>
      <w:r w:rsidR="002005DB">
        <w:rPr>
          <w:rFonts w:ascii="Arial" w:hAnsi="Arial" w:cs="Arial"/>
        </w:rPr>
        <w:t>phages</w:t>
      </w:r>
      <w:proofErr w:type="spellEnd"/>
      <w:r w:rsidR="002005DB">
        <w:rPr>
          <w:rFonts w:ascii="Arial" w:hAnsi="Arial" w:cs="Arial"/>
        </w:rPr>
        <w:t xml:space="preserve"> had evolved during these experiments</w:t>
      </w:r>
      <w:r w:rsidR="0027346C">
        <w:rPr>
          <w:rFonts w:ascii="Arial" w:hAnsi="Arial" w:cs="Arial"/>
        </w:rPr>
        <w:t xml:space="preserve">, with the </w:t>
      </w:r>
      <w:proofErr w:type="gramStart"/>
      <w:r w:rsidR="0027346C">
        <w:rPr>
          <w:rFonts w:ascii="Arial" w:hAnsi="Arial" w:cs="Arial"/>
        </w:rPr>
        <w:t>ultimate aim</w:t>
      </w:r>
      <w:proofErr w:type="gramEnd"/>
      <w:r w:rsidR="0027346C">
        <w:rPr>
          <w:rFonts w:ascii="Arial" w:hAnsi="Arial" w:cs="Arial"/>
        </w:rPr>
        <w:t xml:space="preserve"> of determining whether they coevolved</w:t>
      </w:r>
      <w:r w:rsidR="002005DB">
        <w:rPr>
          <w:rFonts w:ascii="Arial" w:hAnsi="Arial" w:cs="Arial"/>
        </w:rPr>
        <w:t xml:space="preserve">. To </w:t>
      </w:r>
      <w:r w:rsidR="0027346C">
        <w:rPr>
          <w:rFonts w:ascii="Arial" w:hAnsi="Arial" w:cs="Arial"/>
        </w:rPr>
        <w:t>analyse this</w:t>
      </w:r>
      <w:r w:rsidR="002005DB">
        <w:rPr>
          <w:rFonts w:ascii="Arial" w:hAnsi="Arial" w:cs="Arial"/>
        </w:rPr>
        <w:t xml:space="preserve">, we isolated </w:t>
      </w:r>
      <w:r w:rsidR="0027346C">
        <w:rPr>
          <w:rFonts w:ascii="Arial" w:hAnsi="Arial" w:cs="Arial"/>
        </w:rPr>
        <w:t xml:space="preserve">bacteria and </w:t>
      </w:r>
      <w:proofErr w:type="spellStart"/>
      <w:r w:rsidR="0027346C">
        <w:rPr>
          <w:rFonts w:ascii="Arial" w:hAnsi="Arial" w:cs="Arial"/>
        </w:rPr>
        <w:t>phages</w:t>
      </w:r>
      <w:proofErr w:type="spellEnd"/>
      <w:r w:rsidR="0027346C">
        <w:rPr>
          <w:rFonts w:ascii="Arial" w:hAnsi="Arial" w:cs="Arial"/>
        </w:rPr>
        <w:t xml:space="preserve"> from samples taken at 1, 4 and 9 dpi. Specifically, we isolated </w:t>
      </w:r>
      <w:r w:rsidR="002A36E8">
        <w:rPr>
          <w:rFonts w:ascii="Arial" w:hAnsi="Arial" w:cs="Arial"/>
        </w:rPr>
        <w:t>12</w:t>
      </w:r>
      <w:r w:rsidR="0027346C">
        <w:rPr>
          <w:rFonts w:ascii="Arial" w:hAnsi="Arial" w:cs="Arial"/>
        </w:rPr>
        <w:t xml:space="preserve"> bacterial clones and </w:t>
      </w:r>
      <w:r w:rsidR="002A36E8">
        <w:rPr>
          <w:rFonts w:ascii="Arial" w:hAnsi="Arial" w:cs="Arial"/>
        </w:rPr>
        <w:t>12</w:t>
      </w:r>
      <w:r w:rsidR="0027346C">
        <w:rPr>
          <w:rFonts w:ascii="Arial" w:hAnsi="Arial" w:cs="Arial"/>
        </w:rPr>
        <w:t xml:space="preserve"> phage clones per time point from each replicate experiment where bacteria and </w:t>
      </w:r>
      <w:proofErr w:type="spellStart"/>
      <w:r w:rsidR="0027346C">
        <w:rPr>
          <w:rFonts w:ascii="Arial" w:hAnsi="Arial" w:cs="Arial"/>
        </w:rPr>
        <w:t>phages</w:t>
      </w:r>
      <w:proofErr w:type="spellEnd"/>
      <w:r w:rsidR="0027346C">
        <w:rPr>
          <w:rFonts w:ascii="Arial" w:hAnsi="Arial" w:cs="Arial"/>
        </w:rPr>
        <w:t xml:space="preserve"> coexisted for at least nine days.</w:t>
      </w:r>
      <w:r w:rsidR="002005DB">
        <w:rPr>
          <w:rFonts w:ascii="Arial" w:hAnsi="Arial" w:cs="Arial"/>
        </w:rPr>
        <w:t xml:space="preserve"> </w:t>
      </w:r>
      <w:r w:rsidR="0027346C">
        <w:rPr>
          <w:rFonts w:ascii="Arial" w:hAnsi="Arial" w:cs="Arial"/>
        </w:rPr>
        <w:t>However, s</w:t>
      </w:r>
      <w:r w:rsidR="002005DB">
        <w:rPr>
          <w:rFonts w:ascii="Arial" w:hAnsi="Arial" w:cs="Arial"/>
        </w:rPr>
        <w:t xml:space="preserve">ince </w:t>
      </w:r>
      <w:r>
        <w:rPr>
          <w:rFonts w:ascii="Arial" w:hAnsi="Arial" w:cs="Arial"/>
        </w:rPr>
        <w:t xml:space="preserve">the population dynamics associated with the </w:t>
      </w:r>
      <w:r w:rsidRPr="00A9752E">
        <w:rPr>
          <w:rFonts w:ascii="Arial" w:hAnsi="Arial" w:cs="Arial"/>
        </w:rPr>
        <w:t>10</w:t>
      </w:r>
      <w:r w:rsidRPr="00A9752E">
        <w:rPr>
          <w:rFonts w:ascii="Arial" w:hAnsi="Arial" w:cs="Arial"/>
          <w:vertAlign w:val="superscript"/>
        </w:rPr>
        <w:t>6</w:t>
      </w:r>
      <w:r w:rsidRPr="00A9752E">
        <w:rPr>
          <w:rFonts w:ascii="Arial" w:hAnsi="Arial" w:cs="Arial"/>
        </w:rPr>
        <w:t>-10</w:t>
      </w:r>
      <w:r w:rsidRPr="00A9752E">
        <w:rPr>
          <w:rFonts w:ascii="Arial" w:hAnsi="Arial" w:cs="Arial"/>
          <w:vertAlign w:val="superscript"/>
        </w:rPr>
        <w:t>8</w:t>
      </w:r>
      <w:r w:rsidRPr="00A9752E">
        <w:rPr>
          <w:rFonts w:ascii="Arial" w:hAnsi="Arial" w:cs="Arial"/>
        </w:rPr>
        <w:t xml:space="preserve"> </w:t>
      </w:r>
      <w:proofErr w:type="spellStart"/>
      <w:r w:rsidRPr="00A9752E">
        <w:rPr>
          <w:rFonts w:ascii="Arial" w:hAnsi="Arial" w:cs="Arial"/>
        </w:rPr>
        <w:t>pfus</w:t>
      </w:r>
      <w:proofErr w:type="spellEnd"/>
      <w:r w:rsidRPr="00A9752E">
        <w:rPr>
          <w:rFonts w:ascii="Arial" w:hAnsi="Arial" w:cs="Arial"/>
        </w:rPr>
        <w:t xml:space="preserve"> </w:t>
      </w:r>
      <w:r>
        <w:rPr>
          <w:rFonts w:ascii="Arial" w:hAnsi="Arial" w:cs="Arial"/>
        </w:rPr>
        <w:t xml:space="preserve">infection regimes </w:t>
      </w:r>
      <w:r w:rsidR="003D5414" w:rsidRPr="001972BC">
        <w:rPr>
          <w:rFonts w:ascii="Arial" w:hAnsi="Arial" w:cs="Arial"/>
        </w:rPr>
        <w:t xml:space="preserve">was </w:t>
      </w:r>
      <w:r w:rsidR="0027346C">
        <w:rPr>
          <w:rFonts w:ascii="Arial" w:hAnsi="Arial" w:cs="Arial"/>
        </w:rPr>
        <w:t>virtually identical</w:t>
      </w:r>
      <w:r>
        <w:rPr>
          <w:rFonts w:ascii="Arial" w:hAnsi="Arial" w:cs="Arial"/>
        </w:rPr>
        <w:t>, we decided to limit our downstream analyses to the 10</w:t>
      </w:r>
      <w:r w:rsidRPr="001972BC">
        <w:rPr>
          <w:rFonts w:ascii="Arial" w:hAnsi="Arial" w:cs="Arial"/>
          <w:vertAlign w:val="superscript"/>
        </w:rPr>
        <w:t>8</w:t>
      </w:r>
      <w:r>
        <w:rPr>
          <w:rFonts w:ascii="Arial" w:hAnsi="Arial" w:cs="Arial"/>
        </w:rPr>
        <w:t xml:space="preserve"> treatment only</w:t>
      </w:r>
      <w:r w:rsidR="0027346C">
        <w:rPr>
          <w:rFonts w:ascii="Arial" w:hAnsi="Arial" w:cs="Arial"/>
        </w:rPr>
        <w:t xml:space="preserve">, </w:t>
      </w:r>
      <w:r w:rsidR="0027346C">
        <w:rPr>
          <w:rFonts w:ascii="Arial" w:hAnsi="Arial" w:cs="Arial"/>
        </w:rPr>
        <w:lastRenderedPageBreak/>
        <w:t>resulting in a total of</w:t>
      </w:r>
      <w:r w:rsidR="002005DB">
        <w:rPr>
          <w:rFonts w:ascii="Arial" w:hAnsi="Arial" w:cs="Arial"/>
        </w:rPr>
        <w:t xml:space="preserve"> 8 replicate populations </w:t>
      </w:r>
      <w:r w:rsidR="0027346C">
        <w:rPr>
          <w:rFonts w:ascii="Arial" w:hAnsi="Arial" w:cs="Arial"/>
        </w:rPr>
        <w:t>that were examined in detail</w:t>
      </w:r>
      <w:r w:rsidR="000309A9">
        <w:rPr>
          <w:rFonts w:ascii="Arial" w:hAnsi="Arial" w:cs="Arial"/>
        </w:rPr>
        <w:t xml:space="preserve"> (see </w:t>
      </w:r>
      <w:r w:rsidR="000309A9" w:rsidRPr="00D439B9">
        <w:rPr>
          <w:rFonts w:ascii="Arial" w:hAnsi="Arial" w:cs="Arial"/>
          <w:b/>
        </w:rPr>
        <w:t>Figure 1</w:t>
      </w:r>
      <w:r w:rsidR="000309A9">
        <w:rPr>
          <w:rFonts w:ascii="Arial" w:hAnsi="Arial" w:cs="Arial"/>
        </w:rPr>
        <w:t>). Using the</w:t>
      </w:r>
      <w:r w:rsidR="0027346C">
        <w:rPr>
          <w:rFonts w:ascii="Arial" w:hAnsi="Arial" w:cs="Arial"/>
        </w:rPr>
        <w:t xml:space="preserve"> </w:t>
      </w:r>
      <w:r w:rsidR="002A36E8">
        <w:rPr>
          <w:rFonts w:ascii="Arial" w:hAnsi="Arial" w:cs="Arial"/>
        </w:rPr>
        <w:t>288</w:t>
      </w:r>
      <w:r w:rsidR="0027346C">
        <w:rPr>
          <w:rFonts w:ascii="Arial" w:hAnsi="Arial" w:cs="Arial"/>
        </w:rPr>
        <w:t xml:space="preserve"> bacterial clones and </w:t>
      </w:r>
      <w:r w:rsidR="002A36E8">
        <w:rPr>
          <w:rFonts w:ascii="Arial" w:hAnsi="Arial" w:cs="Arial"/>
        </w:rPr>
        <w:t xml:space="preserve">288 </w:t>
      </w:r>
      <w:r w:rsidR="0027346C">
        <w:rPr>
          <w:rFonts w:ascii="Arial" w:hAnsi="Arial" w:cs="Arial"/>
        </w:rPr>
        <w:t>phage clones</w:t>
      </w:r>
      <w:r w:rsidR="0027346C" w:rsidRPr="0027346C">
        <w:rPr>
          <w:rFonts w:ascii="Arial" w:hAnsi="Arial" w:cs="Arial"/>
        </w:rPr>
        <w:t xml:space="preserve"> </w:t>
      </w:r>
      <w:r w:rsidR="000309A9">
        <w:rPr>
          <w:rFonts w:ascii="Arial" w:hAnsi="Arial" w:cs="Arial"/>
        </w:rPr>
        <w:t xml:space="preserve">that were isolated from these replicate experiments, </w:t>
      </w:r>
      <w:r w:rsidR="002005DB">
        <w:rPr>
          <w:rFonts w:ascii="Arial" w:hAnsi="Arial" w:cs="Arial"/>
        </w:rPr>
        <w:t>we</w:t>
      </w:r>
      <w:r w:rsidR="0027346C">
        <w:rPr>
          <w:rFonts w:ascii="Arial" w:hAnsi="Arial" w:cs="Arial"/>
        </w:rPr>
        <w:t xml:space="preserve"> </w:t>
      </w:r>
      <w:r w:rsidR="000309A9">
        <w:rPr>
          <w:rFonts w:ascii="Arial" w:hAnsi="Arial" w:cs="Arial"/>
        </w:rPr>
        <w:t xml:space="preserve">first </w:t>
      </w:r>
      <w:r w:rsidR="0027346C">
        <w:rPr>
          <w:rFonts w:ascii="Arial" w:hAnsi="Arial" w:cs="Arial"/>
        </w:rPr>
        <w:t>examined whether the</w:t>
      </w:r>
      <w:r w:rsidR="000309A9">
        <w:rPr>
          <w:rFonts w:ascii="Arial" w:hAnsi="Arial" w:cs="Arial"/>
        </w:rPr>
        <w:t xml:space="preserve"> bacteria and phage had</w:t>
      </w:r>
      <w:r w:rsidR="0027346C">
        <w:rPr>
          <w:rFonts w:ascii="Arial" w:hAnsi="Arial" w:cs="Arial"/>
        </w:rPr>
        <w:t xml:space="preserve"> evolved</w:t>
      </w:r>
      <w:r w:rsidR="000309A9">
        <w:rPr>
          <w:rFonts w:ascii="Arial" w:hAnsi="Arial" w:cs="Arial"/>
        </w:rPr>
        <w:t xml:space="preserve"> increased resistance and infectivity over time</w:t>
      </w:r>
      <w:r w:rsidR="0027346C">
        <w:rPr>
          <w:rFonts w:ascii="Arial" w:hAnsi="Arial" w:cs="Arial"/>
        </w:rPr>
        <w:t xml:space="preserve">. </w:t>
      </w:r>
      <w:r w:rsidR="000309A9">
        <w:rPr>
          <w:rFonts w:ascii="Arial" w:hAnsi="Arial" w:cs="Arial"/>
        </w:rPr>
        <w:t xml:space="preserve">This was done by measuring resistance of each individual bacterial clone against all phage clones derived from the same replicate experiment, and measuring infectivity of each individual phage clone against all bacterial clones from the same replicate experiment. This analysis revealed that </w:t>
      </w:r>
      <w:r w:rsidR="002005DB">
        <w:rPr>
          <w:rFonts w:ascii="Arial" w:hAnsi="Arial" w:cs="Arial"/>
          <w:color w:val="FF0000"/>
        </w:rPr>
        <w:t>m</w:t>
      </w:r>
      <w:r w:rsidR="002005DB" w:rsidRPr="00881466">
        <w:rPr>
          <w:rFonts w:ascii="Arial" w:hAnsi="Arial" w:cs="Arial"/>
          <w:color w:val="FF0000"/>
        </w:rPr>
        <w:t xml:space="preserve">ean phage infectivity, </w:t>
      </w:r>
      <w:r w:rsidR="000309A9">
        <w:rPr>
          <w:rFonts w:ascii="Arial" w:hAnsi="Arial" w:cs="Arial"/>
          <w:color w:val="FF0000"/>
        </w:rPr>
        <w:t>i.e.</w:t>
      </w:r>
      <w:r w:rsidR="002005DB" w:rsidRPr="00881466">
        <w:rPr>
          <w:rFonts w:ascii="Arial" w:hAnsi="Arial" w:cs="Arial"/>
          <w:color w:val="FF0000"/>
        </w:rPr>
        <w:t xml:space="preserve"> the proportion of all host genotypes</w:t>
      </w:r>
      <w:r w:rsidR="000309A9">
        <w:rPr>
          <w:rFonts w:ascii="Arial" w:hAnsi="Arial" w:cs="Arial"/>
          <w:color w:val="FF0000"/>
        </w:rPr>
        <w:t xml:space="preserve"> that can be</w:t>
      </w:r>
      <w:r w:rsidR="002005DB" w:rsidRPr="00881466">
        <w:rPr>
          <w:rFonts w:ascii="Arial" w:hAnsi="Arial" w:cs="Arial"/>
          <w:color w:val="FF0000"/>
        </w:rPr>
        <w:t xml:space="preserve"> </w:t>
      </w:r>
      <w:commentRangeStart w:id="78"/>
      <w:r w:rsidR="002005DB" w:rsidRPr="00881466">
        <w:rPr>
          <w:rFonts w:ascii="Arial" w:hAnsi="Arial" w:cs="Arial"/>
          <w:color w:val="FF0000"/>
        </w:rPr>
        <w:t xml:space="preserve">infected by a given phage genotype, </w:t>
      </w:r>
      <w:r w:rsidR="000309A9">
        <w:rPr>
          <w:rFonts w:ascii="Arial" w:hAnsi="Arial" w:cs="Arial"/>
          <w:color w:val="FF0000"/>
        </w:rPr>
        <w:t>increased</w:t>
      </w:r>
      <w:r w:rsidR="002005DB" w:rsidRPr="00881466">
        <w:rPr>
          <w:rFonts w:ascii="Arial" w:hAnsi="Arial" w:cs="Arial"/>
          <w:color w:val="FF0000"/>
        </w:rPr>
        <w:t xml:space="preserve"> </w:t>
      </w:r>
      <w:ins w:id="79" w:author="Common, Jack" w:date="2018-08-14T16:03:00Z">
        <w:r w:rsidR="00B72D46">
          <w:rPr>
            <w:rFonts w:ascii="Arial" w:hAnsi="Arial" w:cs="Arial"/>
            <w:color w:val="FF0000"/>
          </w:rPr>
          <w:t xml:space="preserve">significantly </w:t>
        </w:r>
      </w:ins>
      <w:r w:rsidR="002005DB" w:rsidRPr="00881466">
        <w:rPr>
          <w:rFonts w:ascii="Arial" w:hAnsi="Arial" w:cs="Arial"/>
          <w:color w:val="FF0000"/>
        </w:rPr>
        <w:t xml:space="preserve">from </w:t>
      </w:r>
      <w:ins w:id="80" w:author="Common, Jack" w:date="2018-08-14T15:59:00Z">
        <w:r w:rsidR="003F76B9">
          <w:rPr>
            <w:rFonts w:ascii="Arial" w:hAnsi="Arial" w:cs="Arial"/>
            <w:color w:val="FF0000"/>
          </w:rPr>
          <w:t>0.29</w:t>
        </w:r>
      </w:ins>
      <w:del w:id="81" w:author="Common, Jack" w:date="2018-08-14T15:59:00Z">
        <w:r w:rsidR="002005DB" w:rsidRPr="00881466" w:rsidDel="003F76B9">
          <w:rPr>
            <w:rFonts w:ascii="Arial" w:hAnsi="Arial" w:cs="Arial"/>
            <w:color w:val="FF0000"/>
            <w:highlight w:val="yellow"/>
          </w:rPr>
          <w:delText>X</w:delText>
        </w:r>
      </w:del>
      <w:ins w:id="82" w:author="Common, Jack" w:date="2018-08-14T16:02:00Z">
        <w:r w:rsidR="00B72D46">
          <w:rPr>
            <w:rFonts w:ascii="Arial" w:hAnsi="Arial" w:cs="Arial"/>
            <w:color w:val="FF0000"/>
            <w:highlight w:val="yellow"/>
          </w:rPr>
          <w:t xml:space="preserve"> (CI = </w:t>
        </w:r>
        <w:r w:rsidR="00B72D46">
          <w:rPr>
            <w:rFonts w:ascii="Arial" w:hAnsi="Arial" w:cs="Arial"/>
            <w:color w:val="FF0000"/>
          </w:rPr>
          <w:t xml:space="preserve">0.08, 0.48) </w:t>
        </w:r>
      </w:ins>
      <w:del w:id="83" w:author="Common, Jack" w:date="2018-08-14T16:02:00Z">
        <w:r w:rsidR="002005DB" w:rsidRPr="00881466" w:rsidDel="00B72D46">
          <w:rPr>
            <w:rFonts w:ascii="Arial" w:hAnsi="Arial" w:cs="Arial"/>
            <w:color w:val="FF0000"/>
            <w:highlight w:val="yellow"/>
          </w:rPr>
          <w:delText>±</w:delText>
        </w:r>
        <w:r w:rsidR="002005DB" w:rsidRPr="00881466" w:rsidDel="00B72D46">
          <w:rPr>
            <w:rFonts w:ascii="Arial" w:hAnsi="Arial" w:cs="Arial"/>
            <w:color w:val="FF0000"/>
          </w:rPr>
          <w:delText xml:space="preserve"> </w:delText>
        </w:r>
      </w:del>
      <w:r w:rsidR="002005DB" w:rsidRPr="00881466">
        <w:rPr>
          <w:rFonts w:ascii="Arial" w:hAnsi="Arial" w:cs="Arial"/>
          <w:color w:val="FF0000"/>
        </w:rPr>
        <w:t xml:space="preserve">at </w:t>
      </w:r>
      <w:del w:id="84" w:author="Common, Jack" w:date="2018-08-16T13:23:00Z">
        <w:r w:rsidR="002005DB" w:rsidRPr="00881466" w:rsidDel="006300E4">
          <w:rPr>
            <w:rFonts w:ascii="Arial" w:hAnsi="Arial" w:cs="Arial"/>
            <w:color w:val="FF0000"/>
          </w:rPr>
          <w:delText>day 1</w:delText>
        </w:r>
      </w:del>
      <w:ins w:id="85" w:author="Common, Jack" w:date="2018-08-16T13:23:00Z">
        <w:r w:rsidR="006300E4">
          <w:rPr>
            <w:rFonts w:ascii="Arial" w:hAnsi="Arial" w:cs="Arial"/>
            <w:color w:val="FF0000"/>
          </w:rPr>
          <w:t>1 dpi</w:t>
        </w:r>
      </w:ins>
      <w:r w:rsidR="002005DB" w:rsidRPr="00881466">
        <w:rPr>
          <w:rFonts w:ascii="Arial" w:hAnsi="Arial" w:cs="Arial"/>
          <w:color w:val="FF0000"/>
        </w:rPr>
        <w:t xml:space="preserve"> to </w:t>
      </w:r>
      <w:ins w:id="86" w:author="Common, Jack" w:date="2018-08-14T16:01:00Z">
        <w:r w:rsidR="00B72D46">
          <w:rPr>
            <w:rFonts w:ascii="Arial" w:hAnsi="Arial" w:cs="Arial"/>
            <w:color w:val="FF0000"/>
          </w:rPr>
          <w:t>0.57</w:t>
        </w:r>
      </w:ins>
      <w:ins w:id="87" w:author="Common, Jack" w:date="2018-08-14T16:03:00Z">
        <w:r w:rsidR="00B72D46">
          <w:rPr>
            <w:rFonts w:ascii="Arial" w:hAnsi="Arial" w:cs="Arial"/>
            <w:color w:val="FF0000"/>
          </w:rPr>
          <w:t xml:space="preserve"> (0.37, 0.74) </w:t>
        </w:r>
      </w:ins>
      <w:del w:id="88" w:author="Common, Jack" w:date="2018-08-14T16:01:00Z">
        <w:r w:rsidR="002005DB" w:rsidRPr="00881466" w:rsidDel="00B72D46">
          <w:rPr>
            <w:rFonts w:ascii="Arial" w:hAnsi="Arial" w:cs="Arial"/>
            <w:color w:val="FF0000"/>
            <w:highlight w:val="yellow"/>
          </w:rPr>
          <w:delText>X</w:delText>
        </w:r>
      </w:del>
      <w:del w:id="89" w:author="Common, Jack" w:date="2018-08-14T16:03:00Z">
        <w:r w:rsidR="002005DB" w:rsidRPr="00881466" w:rsidDel="00B72D46">
          <w:rPr>
            <w:rFonts w:ascii="Arial" w:hAnsi="Arial" w:cs="Arial"/>
            <w:color w:val="FF0000"/>
            <w:highlight w:val="yellow"/>
          </w:rPr>
          <w:delText>±</w:delText>
        </w:r>
        <w:r w:rsidR="002005DB" w:rsidRPr="00881466" w:rsidDel="00B72D46">
          <w:rPr>
            <w:rFonts w:ascii="Arial" w:hAnsi="Arial" w:cs="Arial"/>
            <w:color w:val="FF0000"/>
          </w:rPr>
          <w:delText xml:space="preserve"> </w:delText>
        </w:r>
      </w:del>
      <w:r w:rsidR="002005DB" w:rsidRPr="00881466">
        <w:rPr>
          <w:rFonts w:ascii="Arial" w:hAnsi="Arial" w:cs="Arial"/>
          <w:color w:val="FF0000"/>
        </w:rPr>
        <w:t xml:space="preserve">at </w:t>
      </w:r>
      <w:del w:id="90" w:author="Common, Jack" w:date="2018-08-16T13:23:00Z">
        <w:r w:rsidR="002005DB" w:rsidRPr="00881466" w:rsidDel="006300E4">
          <w:rPr>
            <w:rFonts w:ascii="Arial" w:hAnsi="Arial" w:cs="Arial"/>
            <w:color w:val="FF0000"/>
          </w:rPr>
          <w:delText xml:space="preserve">day </w:delText>
        </w:r>
      </w:del>
      <w:del w:id="91" w:author="Common, Jack" w:date="2018-08-14T16:03:00Z">
        <w:r w:rsidR="002005DB" w:rsidRPr="00881466" w:rsidDel="00B72D46">
          <w:rPr>
            <w:rFonts w:ascii="Arial" w:hAnsi="Arial" w:cs="Arial"/>
            <w:color w:val="FF0000"/>
          </w:rPr>
          <w:delText>9</w:delText>
        </w:r>
        <w:commentRangeEnd w:id="78"/>
        <w:r w:rsidR="0027346C" w:rsidDel="00B72D46">
          <w:rPr>
            <w:rStyle w:val="CommentReference"/>
          </w:rPr>
          <w:commentReference w:id="78"/>
        </w:r>
        <w:r w:rsidR="000309A9" w:rsidDel="00B72D46">
          <w:rPr>
            <w:rFonts w:ascii="Arial" w:hAnsi="Arial" w:cs="Arial"/>
            <w:color w:val="FF0000"/>
          </w:rPr>
          <w:delText>,</w:delText>
        </w:r>
      </w:del>
      <w:ins w:id="92" w:author="Common, Jack" w:date="2018-08-16T13:23:00Z">
        <w:r w:rsidR="006300E4">
          <w:rPr>
            <w:rFonts w:ascii="Arial" w:hAnsi="Arial" w:cs="Arial"/>
            <w:color w:val="FF0000"/>
          </w:rPr>
          <w:t>4 dpi</w:t>
        </w:r>
      </w:ins>
      <w:ins w:id="93" w:author="Common, Jack" w:date="2018-08-14T16:03:00Z">
        <w:r w:rsidR="00B72D46">
          <w:rPr>
            <w:rFonts w:ascii="Arial" w:hAnsi="Arial" w:cs="Arial"/>
            <w:color w:val="FF0000"/>
          </w:rPr>
          <w:t>,</w:t>
        </w:r>
      </w:ins>
      <w:ins w:id="94" w:author="Common, Jack" w:date="2018-08-14T16:04:00Z">
        <w:r w:rsidR="00B72D46">
          <w:rPr>
            <w:rFonts w:ascii="Arial" w:hAnsi="Arial" w:cs="Arial"/>
            <w:color w:val="FF0000"/>
          </w:rPr>
          <w:t xml:space="preserve"> </w:t>
        </w:r>
      </w:ins>
      <w:ins w:id="95" w:author="Common, Jack" w:date="2018-08-14T16:08:00Z">
        <w:r w:rsidR="00E5103E">
          <w:rPr>
            <w:rFonts w:ascii="Arial" w:hAnsi="Arial" w:cs="Arial"/>
            <w:color w:val="FF0000"/>
          </w:rPr>
          <w:t>but stayed statistically similar from 4 to 9</w:t>
        </w:r>
      </w:ins>
      <w:ins w:id="96" w:author="Common, Jack" w:date="2018-08-16T13:23:00Z">
        <w:r w:rsidR="006300E4">
          <w:rPr>
            <w:rFonts w:ascii="Arial" w:hAnsi="Arial" w:cs="Arial"/>
            <w:color w:val="FF0000"/>
          </w:rPr>
          <w:t xml:space="preserve"> dpi</w:t>
        </w:r>
      </w:ins>
      <w:ins w:id="97" w:author="Common, Jack" w:date="2018-08-14T16:08:00Z">
        <w:r w:rsidR="00E5103E">
          <w:rPr>
            <w:rFonts w:ascii="Arial" w:hAnsi="Arial" w:cs="Arial"/>
            <w:color w:val="FF0000"/>
          </w:rPr>
          <w:t xml:space="preserve"> (</w:t>
        </w:r>
        <w:r w:rsidR="00E5103E">
          <w:rPr>
            <w:rFonts w:ascii="Arial" w:hAnsi="Arial" w:cs="Arial"/>
            <w:i/>
            <w:color w:val="FF0000"/>
          </w:rPr>
          <w:t>M</w:t>
        </w:r>
        <w:r w:rsidR="00E5103E">
          <w:rPr>
            <w:rFonts w:ascii="Arial" w:hAnsi="Arial" w:cs="Arial"/>
            <w:color w:val="FF0000"/>
          </w:rPr>
          <w:t>=0.53, CI=</w:t>
        </w:r>
      </w:ins>
      <w:ins w:id="98" w:author="Common, Jack" w:date="2018-08-14T16:09:00Z">
        <w:r w:rsidR="00E5103E">
          <w:rPr>
            <w:rFonts w:ascii="Arial" w:hAnsi="Arial" w:cs="Arial"/>
            <w:color w:val="FF0000"/>
          </w:rPr>
          <w:t>0.33,</w:t>
        </w:r>
        <w:r w:rsidR="00E5103E" w:rsidRPr="00E5103E">
          <w:t xml:space="preserve"> </w:t>
        </w:r>
        <w:r w:rsidR="00E5103E">
          <w:rPr>
            <w:rFonts w:ascii="Arial" w:hAnsi="Arial" w:cs="Arial"/>
            <w:color w:val="FF0000"/>
          </w:rPr>
          <w:t>0.74).</w:t>
        </w:r>
      </w:ins>
      <w:ins w:id="99" w:author="Common, Jack" w:date="2018-08-14T16:10:00Z">
        <w:r w:rsidR="00E5103E">
          <w:rPr>
            <w:rFonts w:ascii="Arial" w:hAnsi="Arial" w:cs="Arial"/>
            <w:color w:val="FF0000"/>
          </w:rPr>
          <w:t xml:space="preserve"> </w:t>
        </w:r>
      </w:ins>
      <w:del w:id="100" w:author="Common, Jack" w:date="2018-08-14T16:10:00Z">
        <w:r w:rsidR="000309A9" w:rsidDel="00E5103E">
          <w:rPr>
            <w:rFonts w:ascii="Arial" w:hAnsi="Arial" w:cs="Arial"/>
            <w:color w:val="FF0000"/>
          </w:rPr>
          <w:delText xml:space="preserve"> and that</w:delText>
        </w:r>
        <w:r w:rsidR="002005DB" w:rsidRPr="00881466" w:rsidDel="00E5103E">
          <w:rPr>
            <w:rFonts w:ascii="Arial" w:hAnsi="Arial" w:cs="Arial"/>
            <w:color w:val="FF0000"/>
          </w:rPr>
          <w:delText xml:space="preserve"> </w:delText>
        </w:r>
      </w:del>
      <w:ins w:id="101" w:author="Common, Jack" w:date="2018-08-14T16:10:00Z">
        <w:r w:rsidR="00E5103E">
          <w:rPr>
            <w:rFonts w:ascii="Arial" w:hAnsi="Arial" w:cs="Arial"/>
            <w:color w:val="FF0000"/>
          </w:rPr>
          <w:t>M</w:t>
        </w:r>
      </w:ins>
      <w:del w:id="102" w:author="Common, Jack" w:date="2018-08-14T16:10:00Z">
        <w:r w:rsidR="002005DB" w:rsidRPr="00881466" w:rsidDel="00E5103E">
          <w:rPr>
            <w:rFonts w:ascii="Arial" w:hAnsi="Arial" w:cs="Arial"/>
            <w:color w:val="FF0000"/>
          </w:rPr>
          <w:delText>m</w:delText>
        </w:r>
      </w:del>
      <w:r w:rsidR="002005DB" w:rsidRPr="00881466">
        <w:rPr>
          <w:rFonts w:ascii="Arial" w:hAnsi="Arial" w:cs="Arial"/>
          <w:color w:val="FF0000"/>
        </w:rPr>
        <w:t>ean host resistance</w:t>
      </w:r>
      <w:r w:rsidR="000309A9">
        <w:rPr>
          <w:rFonts w:ascii="Arial" w:hAnsi="Arial" w:cs="Arial"/>
          <w:color w:val="FF0000"/>
        </w:rPr>
        <w:t>, i.e.</w:t>
      </w:r>
      <w:r w:rsidR="002005DB" w:rsidRPr="00881466">
        <w:rPr>
          <w:rFonts w:ascii="Arial" w:hAnsi="Arial" w:cs="Arial"/>
          <w:color w:val="FF0000"/>
        </w:rPr>
        <w:t xml:space="preserve"> the proportion of all phage genotypes resisted by a given host genotype</w:t>
      </w:r>
      <w:r w:rsidR="000309A9">
        <w:rPr>
          <w:rFonts w:ascii="Arial" w:hAnsi="Arial" w:cs="Arial"/>
          <w:color w:val="FF0000"/>
        </w:rPr>
        <w:t>,</w:t>
      </w:r>
      <w:r w:rsidR="002005DB" w:rsidRPr="00881466">
        <w:rPr>
          <w:rFonts w:ascii="Arial" w:hAnsi="Arial" w:cs="Arial"/>
          <w:color w:val="FF0000"/>
        </w:rPr>
        <w:t xml:space="preserve"> increased </w:t>
      </w:r>
      <w:ins w:id="103" w:author="Common, Jack" w:date="2018-08-14T16:13:00Z">
        <w:r w:rsidR="00E5103E">
          <w:rPr>
            <w:rFonts w:ascii="Arial" w:hAnsi="Arial" w:cs="Arial"/>
            <w:color w:val="FF0000"/>
          </w:rPr>
          <w:t xml:space="preserve">significantly </w:t>
        </w:r>
      </w:ins>
      <w:del w:id="104" w:author="Common, Jack" w:date="2018-08-14T16:10:00Z">
        <w:r w:rsidR="002005DB" w:rsidRPr="00881466" w:rsidDel="00E5103E">
          <w:rPr>
            <w:rFonts w:ascii="Arial" w:hAnsi="Arial" w:cs="Arial"/>
            <w:color w:val="FF0000"/>
          </w:rPr>
          <w:delText xml:space="preserve">from </w:delText>
        </w:r>
        <w:r w:rsidR="002005DB" w:rsidRPr="00881466" w:rsidDel="00E5103E">
          <w:rPr>
            <w:rFonts w:ascii="Arial" w:hAnsi="Arial" w:cs="Arial"/>
            <w:color w:val="FF0000"/>
            <w:highlight w:val="yellow"/>
          </w:rPr>
          <w:delText>X±</w:delText>
        </w:r>
        <w:r w:rsidR="002005DB" w:rsidRPr="00881466" w:rsidDel="00E5103E">
          <w:rPr>
            <w:rFonts w:ascii="Arial" w:hAnsi="Arial" w:cs="Arial"/>
            <w:color w:val="FF0000"/>
          </w:rPr>
          <w:delText xml:space="preserve"> at day 1 to </w:delText>
        </w:r>
        <w:r w:rsidR="002005DB" w:rsidRPr="00881466" w:rsidDel="00E5103E">
          <w:rPr>
            <w:rFonts w:ascii="Arial" w:hAnsi="Arial" w:cs="Arial"/>
            <w:color w:val="FF0000"/>
            <w:highlight w:val="yellow"/>
          </w:rPr>
          <w:delText>X±</w:delText>
        </w:r>
        <w:r w:rsidR="002005DB" w:rsidRPr="00881466" w:rsidDel="00E5103E">
          <w:rPr>
            <w:rFonts w:ascii="Arial" w:hAnsi="Arial" w:cs="Arial"/>
            <w:color w:val="FF0000"/>
          </w:rPr>
          <w:delText xml:space="preserve"> at day 9</w:delText>
        </w:r>
      </w:del>
      <w:ins w:id="105" w:author="Common, Jack" w:date="2018-08-14T16:10:00Z">
        <w:r w:rsidR="00E5103E">
          <w:rPr>
            <w:rFonts w:ascii="Arial" w:hAnsi="Arial" w:cs="Arial"/>
            <w:color w:val="FF0000"/>
          </w:rPr>
          <w:t>each day, from 0.01</w:t>
        </w:r>
      </w:ins>
      <w:ins w:id="106" w:author="Common, Jack" w:date="2018-08-14T16:11:00Z">
        <w:r w:rsidR="00E5103E">
          <w:rPr>
            <w:rFonts w:ascii="Arial" w:hAnsi="Arial" w:cs="Arial"/>
            <w:color w:val="FF0000"/>
          </w:rPr>
          <w:t xml:space="preserve"> (0.00, 0.05) at </w:t>
        </w:r>
      </w:ins>
      <w:ins w:id="107" w:author="Common, Jack" w:date="2018-08-16T13:23:00Z">
        <w:r w:rsidR="006300E4">
          <w:rPr>
            <w:rFonts w:ascii="Arial" w:hAnsi="Arial" w:cs="Arial"/>
            <w:color w:val="FF0000"/>
          </w:rPr>
          <w:t>1 dpi</w:t>
        </w:r>
      </w:ins>
      <w:ins w:id="108" w:author="Common, Jack" w:date="2018-08-14T16:11:00Z">
        <w:r w:rsidR="00E5103E">
          <w:rPr>
            <w:rFonts w:ascii="Arial" w:hAnsi="Arial" w:cs="Arial"/>
            <w:color w:val="FF0000"/>
          </w:rPr>
          <w:t xml:space="preserve"> to 0.67 (0.18, 0.96)</w:t>
        </w:r>
      </w:ins>
      <w:ins w:id="109" w:author="Common, Jack" w:date="2018-08-14T16:12:00Z">
        <w:r w:rsidR="00E5103E">
          <w:rPr>
            <w:rFonts w:ascii="Arial" w:hAnsi="Arial" w:cs="Arial"/>
            <w:color w:val="FF0000"/>
          </w:rPr>
          <w:t xml:space="preserve"> at </w:t>
        </w:r>
      </w:ins>
      <w:ins w:id="110" w:author="Common, Jack" w:date="2018-08-16T13:23:00Z">
        <w:r w:rsidR="006300E4">
          <w:rPr>
            <w:rFonts w:ascii="Arial" w:hAnsi="Arial" w:cs="Arial"/>
            <w:color w:val="FF0000"/>
          </w:rPr>
          <w:t>4 dpi</w:t>
        </w:r>
      </w:ins>
      <w:ins w:id="111" w:author="Common, Jack" w:date="2018-08-14T16:12:00Z">
        <w:r w:rsidR="00E5103E">
          <w:rPr>
            <w:rFonts w:ascii="Arial" w:hAnsi="Arial" w:cs="Arial"/>
            <w:color w:val="FF0000"/>
          </w:rPr>
          <w:t xml:space="preserve">, and to 0.99 (0.96, 0.99) at </w:t>
        </w:r>
      </w:ins>
      <w:ins w:id="112" w:author="Common, Jack" w:date="2018-08-16T13:23:00Z">
        <w:r w:rsidR="006300E4">
          <w:rPr>
            <w:rFonts w:ascii="Arial" w:hAnsi="Arial" w:cs="Arial"/>
            <w:color w:val="FF0000"/>
          </w:rPr>
          <w:t>9 dpi</w:t>
        </w:r>
      </w:ins>
      <w:r w:rsidR="008924D4">
        <w:rPr>
          <w:rFonts w:ascii="Arial" w:hAnsi="Arial" w:cs="Arial"/>
          <w:color w:val="FF0000"/>
        </w:rPr>
        <w:t xml:space="preserve"> (</w:t>
      </w:r>
      <w:r w:rsidR="008924D4" w:rsidRPr="001972BC">
        <w:rPr>
          <w:rFonts w:ascii="Arial" w:hAnsi="Arial" w:cs="Arial"/>
          <w:b/>
        </w:rPr>
        <w:t>Figure 2</w:t>
      </w:r>
      <w:r w:rsidR="008924D4">
        <w:rPr>
          <w:rFonts w:ascii="Arial" w:hAnsi="Arial" w:cs="Arial"/>
          <w:color w:val="FF0000"/>
        </w:rPr>
        <w:t>)</w:t>
      </w:r>
      <w:r w:rsidR="002005DB" w:rsidRPr="00881466">
        <w:rPr>
          <w:rFonts w:ascii="Arial" w:hAnsi="Arial" w:cs="Arial"/>
          <w:color w:val="FF0000"/>
        </w:rPr>
        <w:t>.</w:t>
      </w:r>
      <w:r w:rsidR="000309A9">
        <w:rPr>
          <w:rFonts w:ascii="Arial" w:hAnsi="Arial" w:cs="Arial"/>
          <w:color w:val="FF0000"/>
        </w:rPr>
        <w:t xml:space="preserve"> </w:t>
      </w:r>
      <w:r w:rsidR="000309A9" w:rsidRPr="001972BC">
        <w:rPr>
          <w:rFonts w:ascii="Arial" w:hAnsi="Arial" w:cs="Arial"/>
        </w:rPr>
        <w:t>Collec</w:t>
      </w:r>
      <w:r w:rsidR="000309A9">
        <w:rPr>
          <w:rFonts w:ascii="Arial" w:hAnsi="Arial" w:cs="Arial"/>
        </w:rPr>
        <w:t xml:space="preserve">tively, these data show that </w:t>
      </w:r>
      <w:del w:id="113" w:author="Common, Jack" w:date="2018-08-15T10:46:00Z">
        <w:r w:rsidR="000309A9" w:rsidDel="00AC2711">
          <w:rPr>
            <w:rFonts w:ascii="Arial" w:hAnsi="Arial" w:cs="Arial"/>
          </w:rPr>
          <w:delText xml:space="preserve">both the bacteria and the phages had evolved </w:delText>
        </w:r>
        <w:r w:rsidR="000C1779" w:rsidDel="00AC2711">
          <w:rPr>
            <w:rFonts w:ascii="Arial" w:hAnsi="Arial" w:cs="Arial"/>
          </w:rPr>
          <w:delText>increased resistance and infectivity</w:delText>
        </w:r>
      </w:del>
      <w:del w:id="114" w:author="Common, Jack" w:date="2018-08-15T10:43:00Z">
        <w:r w:rsidR="000C1779" w:rsidDel="004A6DF8">
          <w:rPr>
            <w:rFonts w:ascii="Arial" w:hAnsi="Arial" w:cs="Arial"/>
          </w:rPr>
          <w:delText xml:space="preserve"> </w:delText>
        </w:r>
        <w:r w:rsidR="000309A9" w:rsidDel="004A6DF8">
          <w:rPr>
            <w:rFonts w:ascii="Arial" w:hAnsi="Arial" w:cs="Arial"/>
          </w:rPr>
          <w:delText>during the experiments described above</w:delText>
        </w:r>
      </w:del>
      <w:ins w:id="115" w:author="Common, Jack" w:date="2018-08-15T10:46:00Z">
        <w:r w:rsidR="00AC2711">
          <w:rPr>
            <w:rFonts w:ascii="Arial" w:hAnsi="Arial" w:cs="Arial"/>
          </w:rPr>
          <w:t xml:space="preserve">bacteria evolved to resist </w:t>
        </w:r>
      </w:ins>
      <w:ins w:id="116" w:author="Common, Jack" w:date="2018-08-15T10:47:00Z">
        <w:r w:rsidR="00AC2711">
          <w:rPr>
            <w:rFonts w:ascii="Arial" w:hAnsi="Arial" w:cs="Arial"/>
          </w:rPr>
          <w:t xml:space="preserve">essentially all phage genotypes by </w:t>
        </w:r>
      </w:ins>
      <w:ins w:id="117" w:author="Common, Jack" w:date="2018-08-16T13:23:00Z">
        <w:r w:rsidR="006300E4">
          <w:rPr>
            <w:rFonts w:ascii="Arial" w:hAnsi="Arial" w:cs="Arial"/>
          </w:rPr>
          <w:t>9 dpi</w:t>
        </w:r>
      </w:ins>
      <w:ins w:id="118" w:author="Common, Jack" w:date="2018-08-15T10:47:00Z">
        <w:r w:rsidR="00AC2711">
          <w:rPr>
            <w:rFonts w:ascii="Arial" w:hAnsi="Arial" w:cs="Arial"/>
          </w:rPr>
          <w:t xml:space="preserve">, </w:t>
        </w:r>
      </w:ins>
      <w:ins w:id="119" w:author="Common, Jack" w:date="2018-08-15T10:44:00Z">
        <w:r w:rsidR="00AC2711">
          <w:rPr>
            <w:rFonts w:ascii="Arial" w:hAnsi="Arial" w:cs="Arial"/>
          </w:rPr>
          <w:t xml:space="preserve">but </w:t>
        </w:r>
      </w:ins>
      <w:ins w:id="120" w:author="Common, Jack" w:date="2018-08-15T10:47:00Z">
        <w:r w:rsidR="00AC2711">
          <w:rPr>
            <w:rFonts w:ascii="Arial" w:hAnsi="Arial" w:cs="Arial"/>
          </w:rPr>
          <w:t xml:space="preserve">phage did not </w:t>
        </w:r>
      </w:ins>
      <w:ins w:id="121" w:author="Common, Jack" w:date="2018-08-15T10:48:00Z">
        <w:r w:rsidR="00AC2711">
          <w:rPr>
            <w:rFonts w:ascii="Arial" w:hAnsi="Arial" w:cs="Arial"/>
          </w:rPr>
          <w:t>evolve high levels of infectivity to ma</w:t>
        </w:r>
      </w:ins>
      <w:ins w:id="122" w:author="Common, Jack" w:date="2018-08-15T10:49:00Z">
        <w:r w:rsidR="00AC2711">
          <w:rPr>
            <w:rFonts w:ascii="Arial" w:hAnsi="Arial" w:cs="Arial"/>
          </w:rPr>
          <w:t>tch</w:t>
        </w:r>
      </w:ins>
      <w:r w:rsidR="000309A9">
        <w:rPr>
          <w:rFonts w:ascii="Arial" w:hAnsi="Arial" w:cs="Arial"/>
        </w:rPr>
        <w:t>.</w:t>
      </w:r>
    </w:p>
    <w:p w14:paraId="44BDB3E0" w14:textId="15D6039D" w:rsidR="002A36E8" w:rsidRDefault="000309A9" w:rsidP="001972BC">
      <w:pPr>
        <w:spacing w:line="360" w:lineRule="auto"/>
        <w:jc w:val="both"/>
        <w:outlineLvl w:val="0"/>
        <w:rPr>
          <w:rFonts w:ascii="Arial" w:hAnsi="Arial" w:cs="Arial"/>
        </w:rPr>
      </w:pPr>
      <w:r>
        <w:rPr>
          <w:rFonts w:ascii="Arial" w:hAnsi="Arial" w:cs="Arial"/>
        </w:rPr>
        <w:tab/>
        <w:t>Next, we wanted to verify that acquisition of novel spacers formed the mechanistic basis of bacterial resistance evolution during these experiments.</w:t>
      </w:r>
      <w:r w:rsidR="00422E2C">
        <w:rPr>
          <w:rFonts w:ascii="Arial" w:hAnsi="Arial" w:cs="Arial"/>
        </w:rPr>
        <w:t xml:space="preserve"> We therefore performed PCR analysis on CRISPR1 and CRISPR3 of </w:t>
      </w:r>
      <w:r w:rsidR="00422E2C" w:rsidRPr="00A9752E">
        <w:rPr>
          <w:rFonts w:ascii="Arial" w:hAnsi="Arial" w:cs="Arial"/>
          <w:i/>
        </w:rPr>
        <w:t xml:space="preserve">S. </w:t>
      </w:r>
      <w:proofErr w:type="spellStart"/>
      <w:r w:rsidR="00422E2C" w:rsidRPr="00A9752E">
        <w:rPr>
          <w:rFonts w:ascii="Arial" w:hAnsi="Arial" w:cs="Arial"/>
          <w:i/>
        </w:rPr>
        <w:t>thermophilus</w:t>
      </w:r>
      <w:proofErr w:type="spellEnd"/>
      <w:r w:rsidR="00422E2C">
        <w:rPr>
          <w:rFonts w:ascii="Arial" w:hAnsi="Arial" w:cs="Arial"/>
        </w:rPr>
        <w:t xml:space="preserve"> DGCC7710, since these loci have previously been shown to acquire novel spacers under similar conditions, whereas acquisition of spacers targeting phage D2972 into CRISPR2 and CRISPR4 has not been observed (Horvath 2008; </w:t>
      </w:r>
      <w:proofErr w:type="spellStart"/>
      <w:r w:rsidR="00422E2C">
        <w:rPr>
          <w:rFonts w:ascii="Arial" w:hAnsi="Arial" w:cs="Arial"/>
        </w:rPr>
        <w:t>Paez</w:t>
      </w:r>
      <w:proofErr w:type="spellEnd"/>
      <w:r w:rsidR="00422E2C">
        <w:rPr>
          <w:rFonts w:ascii="Arial" w:hAnsi="Arial" w:cs="Arial"/>
        </w:rPr>
        <w:t xml:space="preserve">-Espino </w:t>
      </w:r>
      <w:proofErr w:type="spellStart"/>
      <w:r w:rsidR="00422E2C">
        <w:rPr>
          <w:rFonts w:ascii="Arial" w:hAnsi="Arial" w:cs="Arial"/>
        </w:rPr>
        <w:t>MBio</w:t>
      </w:r>
      <w:proofErr w:type="spellEnd"/>
      <w:r w:rsidR="00422E2C">
        <w:rPr>
          <w:rFonts w:ascii="Arial" w:hAnsi="Arial" w:cs="Arial"/>
        </w:rPr>
        <w:t xml:space="preserve">). This revealed that </w:t>
      </w:r>
      <w:del w:id="123" w:author="Common, Jack" w:date="2018-08-16T10:22:00Z">
        <w:r w:rsidR="00422E2C" w:rsidRPr="001972BC" w:rsidDel="009316BA">
          <w:rPr>
            <w:rFonts w:ascii="Arial" w:hAnsi="Arial" w:cs="Arial"/>
            <w:highlight w:val="yellow"/>
          </w:rPr>
          <w:delText>… here describe proportion of bacteria that acquired 1, 2, 3 etc novel spacers in each locus for all time points</w:delText>
        </w:r>
      </w:del>
      <w:ins w:id="124" w:author="Common, Jack" w:date="2018-08-16T10:22:00Z">
        <w:r w:rsidR="009316BA">
          <w:rPr>
            <w:rFonts w:ascii="Arial" w:hAnsi="Arial" w:cs="Arial"/>
            <w:highlight w:val="yellow"/>
          </w:rPr>
          <w:t xml:space="preserve">timepoint had a significant effect on </w:t>
        </w:r>
        <w:r w:rsidR="00422590">
          <w:rPr>
            <w:rFonts w:ascii="Arial" w:hAnsi="Arial" w:cs="Arial"/>
            <w:highlight w:val="yellow"/>
          </w:rPr>
          <w:t>the mean number of spacers acquired by a given clone (</w:t>
        </w:r>
        <w:r w:rsidR="00422590">
          <w:rPr>
            <w:rFonts w:ascii="Arial" w:hAnsi="Arial" w:cs="Arial"/>
          </w:rPr>
          <w:sym w:font="Symbol" w:char="F063"/>
        </w:r>
        <w:r w:rsidR="00422590">
          <w:rPr>
            <w:rFonts w:ascii="Arial" w:hAnsi="Arial" w:cs="Arial"/>
            <w:vertAlign w:val="superscript"/>
          </w:rPr>
          <w:t>2</w:t>
        </w:r>
        <w:r w:rsidR="00422590">
          <w:rPr>
            <w:rFonts w:ascii="Arial" w:hAnsi="Arial" w:cs="Arial"/>
            <w:vertAlign w:val="subscript"/>
          </w:rPr>
          <w:t>(6,1140)</w:t>
        </w:r>
        <w:r w:rsidR="00422590">
          <w:rPr>
            <w:rFonts w:ascii="Arial" w:hAnsi="Arial" w:cs="Arial"/>
          </w:rPr>
          <w:t>=</w:t>
        </w:r>
      </w:ins>
      <w:ins w:id="125" w:author="Common, Jack" w:date="2018-08-16T10:29:00Z">
        <w:r w:rsidR="00E2785F">
          <w:rPr>
            <w:rFonts w:ascii="Arial" w:hAnsi="Arial" w:cs="Arial"/>
          </w:rPr>
          <w:t>32.9</w:t>
        </w:r>
      </w:ins>
      <w:ins w:id="126" w:author="Common, Jack" w:date="2018-08-16T10:22:00Z">
        <w:r w:rsidR="00422590">
          <w:rPr>
            <w:rFonts w:ascii="Arial" w:hAnsi="Arial" w:cs="Arial"/>
          </w:rPr>
          <w:t xml:space="preserve">, </w:t>
        </w:r>
        <w:r w:rsidR="00422590">
          <w:rPr>
            <w:rFonts w:ascii="Arial" w:hAnsi="Arial" w:cs="Arial"/>
            <w:i/>
          </w:rPr>
          <w:t>p</w:t>
        </w:r>
        <w:r w:rsidR="00422590">
          <w:rPr>
            <w:rFonts w:ascii="Arial" w:hAnsi="Arial" w:cs="Arial"/>
          </w:rPr>
          <w:t>&lt;0.0001</w:t>
        </w:r>
      </w:ins>
      <w:ins w:id="127" w:author="Common, Jack" w:date="2018-08-16T10:29:00Z">
        <w:r w:rsidR="00E2785F">
          <w:rPr>
            <w:rFonts w:ascii="Arial" w:hAnsi="Arial" w:cs="Arial"/>
          </w:rPr>
          <w:t>)</w:t>
        </w:r>
      </w:ins>
      <w:ins w:id="128" w:author="Common, Jack" w:date="2018-08-16T10:49:00Z">
        <w:r w:rsidR="00D56D6B">
          <w:rPr>
            <w:rFonts w:ascii="Arial" w:hAnsi="Arial" w:cs="Arial"/>
          </w:rPr>
          <w:t>(Figure 3A)</w:t>
        </w:r>
      </w:ins>
      <w:ins w:id="129" w:author="Common, Jack" w:date="2018-08-16T10:30:00Z">
        <w:r w:rsidR="00E2785F">
          <w:rPr>
            <w:rFonts w:ascii="Arial" w:hAnsi="Arial" w:cs="Arial"/>
          </w:rPr>
          <w:t xml:space="preserve">, with all clones acquiring at least one spacer by </w:t>
        </w:r>
      </w:ins>
      <w:ins w:id="130" w:author="Common, Jack" w:date="2018-08-16T13:23:00Z">
        <w:r w:rsidR="006300E4">
          <w:rPr>
            <w:rFonts w:ascii="Arial" w:hAnsi="Arial" w:cs="Arial"/>
          </w:rPr>
          <w:t>9 dpi</w:t>
        </w:r>
      </w:ins>
      <w:ins w:id="131" w:author="Common, Jack" w:date="2018-08-16T10:49:00Z">
        <w:r w:rsidR="00D56D6B">
          <w:rPr>
            <w:rFonts w:ascii="Arial" w:hAnsi="Arial" w:cs="Arial"/>
          </w:rPr>
          <w:t xml:space="preserve"> and most</w:t>
        </w:r>
      </w:ins>
      <w:ins w:id="132" w:author="Common, Jack" w:date="2018-08-16T11:09:00Z">
        <w:r w:rsidR="00A85657">
          <w:rPr>
            <w:rFonts w:ascii="Arial" w:hAnsi="Arial" w:cs="Arial"/>
          </w:rPr>
          <w:t xml:space="preserve"> acquiring two</w:t>
        </w:r>
      </w:ins>
      <w:ins w:id="133" w:author="Common, Jack" w:date="2018-08-16T10:49:00Z">
        <w:r w:rsidR="00D56D6B">
          <w:rPr>
            <w:rFonts w:ascii="Arial" w:hAnsi="Arial" w:cs="Arial"/>
          </w:rPr>
          <w:t xml:space="preserve"> </w:t>
        </w:r>
      </w:ins>
      <w:ins w:id="134" w:author="Common, Jack" w:date="2018-08-16T10:50:00Z">
        <w:r w:rsidR="00D56D6B">
          <w:rPr>
            <w:rFonts w:ascii="Arial" w:hAnsi="Arial" w:cs="Arial"/>
          </w:rPr>
          <w:t>(</w:t>
        </w:r>
        <w:r w:rsidR="00D56D6B" w:rsidRPr="00D56D6B">
          <w:rPr>
            <w:rFonts w:ascii="Arial" w:hAnsi="Arial" w:cs="Arial"/>
            <w:rPrChange w:id="135" w:author="Common, Jack" w:date="2018-08-16T10:50:00Z">
              <w:rPr>
                <w:rFonts w:ascii="Arial" w:hAnsi="Arial" w:cs="Arial"/>
                <w:i/>
              </w:rPr>
            </w:rPrChange>
          </w:rPr>
          <w:t>M</w:t>
        </w:r>
        <w:r w:rsidR="00D56D6B">
          <w:rPr>
            <w:rFonts w:ascii="Arial" w:hAnsi="Arial" w:cs="Arial"/>
          </w:rPr>
          <w:t>=</w:t>
        </w:r>
        <w:r w:rsidR="00D56D6B" w:rsidRPr="00D56D6B">
          <w:rPr>
            <w:rFonts w:ascii="Arial" w:hAnsi="Arial" w:cs="Arial"/>
          </w:rPr>
          <w:t>0</w:t>
        </w:r>
        <w:r w:rsidR="00D56D6B">
          <w:rPr>
            <w:rFonts w:ascii="Arial" w:hAnsi="Arial" w:cs="Arial"/>
          </w:rPr>
          <w:t>.55, CI = 0.45, 0.65)</w:t>
        </w:r>
      </w:ins>
      <w:ins w:id="136" w:author="Common, Jack" w:date="2018-08-16T10:29:00Z">
        <w:r w:rsidR="00E2785F">
          <w:rPr>
            <w:rFonts w:ascii="Arial" w:hAnsi="Arial" w:cs="Arial"/>
          </w:rPr>
          <w:t>(Figure</w:t>
        </w:r>
        <w:r w:rsidR="00D56D6B">
          <w:rPr>
            <w:rFonts w:ascii="Arial" w:hAnsi="Arial" w:cs="Arial"/>
          </w:rPr>
          <w:t xml:space="preserve"> 3B</w:t>
        </w:r>
        <w:r w:rsidR="00E2785F">
          <w:rPr>
            <w:rFonts w:ascii="Arial" w:hAnsi="Arial" w:cs="Arial"/>
          </w:rPr>
          <w:t>)</w:t>
        </w:r>
      </w:ins>
      <w:r w:rsidR="00422E2C" w:rsidRPr="001972BC">
        <w:rPr>
          <w:rFonts w:ascii="Arial" w:hAnsi="Arial" w:cs="Arial"/>
          <w:highlight w:val="yellow"/>
        </w:rPr>
        <w:t>.</w:t>
      </w:r>
      <w:r w:rsidR="00422E2C">
        <w:rPr>
          <w:rFonts w:ascii="Arial" w:hAnsi="Arial" w:cs="Arial"/>
        </w:rPr>
        <w:t xml:space="preserve"> </w:t>
      </w:r>
      <w:commentRangeStart w:id="137"/>
      <w:r w:rsidR="00422E2C" w:rsidRPr="001972BC">
        <w:rPr>
          <w:rFonts w:ascii="Arial" w:hAnsi="Arial" w:cs="Arial"/>
          <w:highlight w:val="yellow"/>
        </w:rPr>
        <w:t>Also correlate with resistance data</w:t>
      </w:r>
      <w:commentRangeEnd w:id="137"/>
      <w:r w:rsidR="00F11E49">
        <w:rPr>
          <w:rStyle w:val="CommentReference"/>
        </w:rPr>
        <w:commentReference w:id="137"/>
      </w:r>
      <w:r w:rsidR="008924D4">
        <w:rPr>
          <w:rFonts w:ascii="Arial" w:hAnsi="Arial" w:cs="Arial"/>
        </w:rPr>
        <w:t xml:space="preserve"> (</w:t>
      </w:r>
      <w:r w:rsidR="008924D4" w:rsidRPr="001972BC">
        <w:rPr>
          <w:rFonts w:ascii="Arial" w:hAnsi="Arial" w:cs="Arial"/>
          <w:b/>
        </w:rPr>
        <w:t xml:space="preserve">Figure </w:t>
      </w:r>
      <w:r w:rsidR="008924D4">
        <w:rPr>
          <w:rFonts w:ascii="Arial" w:hAnsi="Arial" w:cs="Arial"/>
          <w:b/>
        </w:rPr>
        <w:t>3</w:t>
      </w:r>
      <w:r w:rsidR="008924D4">
        <w:rPr>
          <w:rFonts w:ascii="Arial" w:hAnsi="Arial" w:cs="Arial"/>
        </w:rPr>
        <w:t>)</w:t>
      </w:r>
      <w:r w:rsidR="00422E2C">
        <w:rPr>
          <w:rFonts w:ascii="Arial" w:hAnsi="Arial" w:cs="Arial"/>
        </w:rPr>
        <w:t>. These data demonstrate that all clones that had acquired resistance also had acquired at least one novel spacer in either CRISPR1 or CRISPR3, suggesting that resistance is CRISPR-mediated.</w:t>
      </w:r>
      <w:r w:rsidR="002A36E8">
        <w:rPr>
          <w:rFonts w:ascii="Arial" w:hAnsi="Arial" w:cs="Arial"/>
        </w:rPr>
        <w:t xml:space="preserve"> Furthermore</w:t>
      </w:r>
      <w:r w:rsidR="00422E2C">
        <w:rPr>
          <w:rFonts w:ascii="Arial" w:hAnsi="Arial" w:cs="Arial"/>
        </w:rPr>
        <w:t xml:space="preserve">, </w:t>
      </w:r>
      <w:r w:rsidR="002A36E8">
        <w:rPr>
          <w:rFonts w:ascii="Arial" w:hAnsi="Arial" w:cs="Arial"/>
        </w:rPr>
        <w:t>Sanger</w:t>
      </w:r>
      <w:r w:rsidR="00422E2C">
        <w:rPr>
          <w:rFonts w:ascii="Arial" w:hAnsi="Arial" w:cs="Arial"/>
        </w:rPr>
        <w:t xml:space="preserve"> sequenc</w:t>
      </w:r>
      <w:r w:rsidR="002A36E8">
        <w:rPr>
          <w:rFonts w:ascii="Arial" w:hAnsi="Arial" w:cs="Arial"/>
        </w:rPr>
        <w:t>ing of</w:t>
      </w:r>
      <w:r w:rsidR="00422E2C">
        <w:rPr>
          <w:rFonts w:ascii="Arial" w:hAnsi="Arial" w:cs="Arial"/>
        </w:rPr>
        <w:t xml:space="preserve"> all CRISPR amplicons</w:t>
      </w:r>
      <w:r w:rsidR="002A36E8">
        <w:rPr>
          <w:rFonts w:ascii="Arial" w:hAnsi="Arial" w:cs="Arial"/>
        </w:rPr>
        <w:t xml:space="preserve"> confirmed </w:t>
      </w:r>
      <w:r w:rsidR="00422E2C">
        <w:rPr>
          <w:rFonts w:ascii="Arial" w:hAnsi="Arial" w:cs="Arial"/>
        </w:rPr>
        <w:t xml:space="preserve">that all spacers that had been acquired indeed targeted the phage D2972. </w:t>
      </w:r>
    </w:p>
    <w:p w14:paraId="62533090" w14:textId="29BAD905" w:rsidR="008924D4" w:rsidRDefault="002A36E8" w:rsidP="001972BC">
      <w:pPr>
        <w:spacing w:line="360" w:lineRule="auto"/>
        <w:ind w:firstLine="720"/>
        <w:jc w:val="both"/>
        <w:outlineLvl w:val="0"/>
        <w:rPr>
          <w:rFonts w:ascii="Arial" w:hAnsi="Arial" w:cs="Arial"/>
        </w:rPr>
      </w:pPr>
      <w:r>
        <w:rPr>
          <w:rFonts w:ascii="Arial" w:hAnsi="Arial" w:cs="Arial"/>
        </w:rPr>
        <w:t>Using these sequencing data, we determined</w:t>
      </w:r>
      <w:r w:rsidR="00422E2C">
        <w:rPr>
          <w:rFonts w:ascii="Arial" w:hAnsi="Arial" w:cs="Arial"/>
        </w:rPr>
        <w:t xml:space="preserve"> the </w:t>
      </w:r>
      <w:r>
        <w:rPr>
          <w:rFonts w:ascii="Arial" w:hAnsi="Arial" w:cs="Arial"/>
        </w:rPr>
        <w:t>level</w:t>
      </w:r>
      <w:r w:rsidR="00422E2C">
        <w:rPr>
          <w:rFonts w:ascii="Arial" w:hAnsi="Arial" w:cs="Arial"/>
        </w:rPr>
        <w:t xml:space="preserve"> of spacer diversity that naturally evolve</w:t>
      </w:r>
      <w:r>
        <w:rPr>
          <w:rFonts w:ascii="Arial" w:hAnsi="Arial" w:cs="Arial"/>
        </w:rPr>
        <w:t>d</w:t>
      </w:r>
      <w:r w:rsidR="00422E2C">
        <w:rPr>
          <w:rFonts w:ascii="Arial" w:hAnsi="Arial" w:cs="Arial"/>
        </w:rPr>
        <w:t xml:space="preserve"> </w:t>
      </w:r>
      <w:r>
        <w:rPr>
          <w:rFonts w:ascii="Arial" w:hAnsi="Arial" w:cs="Arial"/>
        </w:rPr>
        <w:t xml:space="preserve">within each replicate, since this </w:t>
      </w:r>
      <w:r w:rsidR="00422E2C">
        <w:rPr>
          <w:rFonts w:ascii="Arial" w:hAnsi="Arial" w:cs="Arial"/>
        </w:rPr>
        <w:t xml:space="preserve">is an important determinant of CRISPR </w:t>
      </w:r>
      <w:r>
        <w:rPr>
          <w:rFonts w:ascii="Arial" w:hAnsi="Arial" w:cs="Arial"/>
        </w:rPr>
        <w:t>-</w:t>
      </w:r>
      <w:r w:rsidR="00422E2C">
        <w:rPr>
          <w:rFonts w:ascii="Arial" w:hAnsi="Arial" w:cs="Arial"/>
        </w:rPr>
        <w:t xml:space="preserve">phage </w:t>
      </w:r>
      <w:r>
        <w:rPr>
          <w:rFonts w:ascii="Arial" w:hAnsi="Arial" w:cs="Arial"/>
        </w:rPr>
        <w:t xml:space="preserve">coevolution </w:t>
      </w:r>
      <w:r w:rsidR="00422E2C">
        <w:rPr>
          <w:rFonts w:ascii="Arial" w:hAnsi="Arial" w:cs="Arial"/>
        </w:rPr>
        <w:t xml:space="preserve">(Childs </w:t>
      </w:r>
      <w:proofErr w:type="spellStart"/>
      <w:r w:rsidR="00422E2C">
        <w:rPr>
          <w:rFonts w:ascii="Arial" w:hAnsi="Arial" w:cs="Arial"/>
        </w:rPr>
        <w:t>PLoS</w:t>
      </w:r>
      <w:proofErr w:type="spellEnd"/>
      <w:r w:rsidR="00422E2C">
        <w:rPr>
          <w:rFonts w:ascii="Arial" w:hAnsi="Arial" w:cs="Arial"/>
        </w:rPr>
        <w:t xml:space="preserve"> One, van </w:t>
      </w:r>
      <w:proofErr w:type="spellStart"/>
      <w:r w:rsidR="00422E2C">
        <w:rPr>
          <w:rFonts w:ascii="Arial" w:hAnsi="Arial" w:cs="Arial"/>
        </w:rPr>
        <w:t>Houte</w:t>
      </w:r>
      <w:proofErr w:type="spellEnd"/>
      <w:r w:rsidR="00422E2C">
        <w:rPr>
          <w:rFonts w:ascii="Arial" w:hAnsi="Arial" w:cs="Arial"/>
        </w:rPr>
        <w:t xml:space="preserve"> Nature)</w:t>
      </w:r>
      <w:r>
        <w:rPr>
          <w:rFonts w:ascii="Arial" w:hAnsi="Arial" w:cs="Arial"/>
        </w:rPr>
        <w:t>. Consistent with deep sequencing analyses of a previous experiment (</w:t>
      </w:r>
      <w:proofErr w:type="spellStart"/>
      <w:r>
        <w:rPr>
          <w:rFonts w:ascii="Arial" w:hAnsi="Arial" w:cs="Arial"/>
        </w:rPr>
        <w:t>Paez</w:t>
      </w:r>
      <w:proofErr w:type="spellEnd"/>
      <w:r>
        <w:rPr>
          <w:rFonts w:ascii="Arial" w:hAnsi="Arial" w:cs="Arial"/>
        </w:rPr>
        <w:t xml:space="preserve">-Espino Nature </w:t>
      </w:r>
      <w:proofErr w:type="spellStart"/>
      <w:r>
        <w:rPr>
          <w:rFonts w:ascii="Arial" w:hAnsi="Arial" w:cs="Arial"/>
        </w:rPr>
        <w:t>Comm</w:t>
      </w:r>
      <w:proofErr w:type="spellEnd"/>
      <w:r>
        <w:rPr>
          <w:rFonts w:ascii="Arial" w:hAnsi="Arial" w:cs="Arial"/>
        </w:rPr>
        <w:t xml:space="preserve">; </w:t>
      </w:r>
      <w:proofErr w:type="spellStart"/>
      <w:r>
        <w:rPr>
          <w:rFonts w:ascii="Arial" w:hAnsi="Arial" w:cs="Arial"/>
        </w:rPr>
        <w:t>Paez</w:t>
      </w:r>
      <w:proofErr w:type="spellEnd"/>
      <w:r>
        <w:rPr>
          <w:rFonts w:ascii="Arial" w:hAnsi="Arial" w:cs="Arial"/>
        </w:rPr>
        <w:t xml:space="preserve"> Espino </w:t>
      </w:r>
      <w:proofErr w:type="spellStart"/>
      <w:r>
        <w:rPr>
          <w:rFonts w:ascii="Arial" w:hAnsi="Arial" w:cs="Arial"/>
        </w:rPr>
        <w:t>MBio</w:t>
      </w:r>
      <w:proofErr w:type="spellEnd"/>
      <w:r>
        <w:rPr>
          <w:rFonts w:ascii="Arial" w:hAnsi="Arial" w:cs="Arial"/>
        </w:rPr>
        <w:t xml:space="preserve">), our data showed that </w:t>
      </w:r>
      <w:del w:id="138" w:author="Common, Jack" w:date="2018-08-16T12:19:00Z">
        <w:r w:rsidDel="00C21268">
          <w:rPr>
            <w:rFonts w:ascii="Arial" w:hAnsi="Arial" w:cs="Arial"/>
          </w:rPr>
          <w:delText>the levels of spacer diversity are generally low</w:delText>
        </w:r>
      </w:del>
      <w:ins w:id="139" w:author="Common, Jack" w:date="2018-08-16T12:19:00Z">
        <w:r w:rsidR="00C21268">
          <w:rPr>
            <w:rFonts w:ascii="Arial" w:hAnsi="Arial" w:cs="Arial"/>
          </w:rPr>
          <w:t>mean pairwise difference (PWD) among spacer sequences was generally low (</w:t>
        </w:r>
      </w:ins>
      <w:ins w:id="140" w:author="Common, Jack" w:date="2018-08-16T12:20:00Z">
        <w:r w:rsidR="00C21268">
          <w:rPr>
            <w:rFonts w:ascii="Arial" w:hAnsi="Arial" w:cs="Arial"/>
          </w:rPr>
          <w:t>0.25)</w:t>
        </w:r>
      </w:ins>
      <w:ins w:id="141" w:author="Common, Jack" w:date="2018-08-16T12:15:00Z">
        <w:r w:rsidR="00762D89">
          <w:rPr>
            <w:rFonts w:ascii="Arial" w:hAnsi="Arial" w:cs="Arial"/>
          </w:rPr>
          <w:t>.</w:t>
        </w:r>
      </w:ins>
      <w:ins w:id="142" w:author="Common, Jack" w:date="2018-08-16T12:20:00Z">
        <w:r w:rsidR="00C21268">
          <w:rPr>
            <w:rFonts w:ascii="Arial" w:hAnsi="Arial" w:cs="Arial"/>
          </w:rPr>
          <w:t xml:space="preserve"> Although there was no statistically notable change in mean PWD with timepoint (</w:t>
        </w:r>
      </w:ins>
      <w:ins w:id="143" w:author="Common, Jack" w:date="2018-08-16T12:21:00Z">
        <w:r w:rsidR="00C21268">
          <w:rPr>
            <w:rFonts w:ascii="Arial" w:hAnsi="Arial" w:cs="Arial"/>
          </w:rPr>
          <w:sym w:font="Symbol" w:char="F063"/>
        </w:r>
        <w:r w:rsidR="00C21268">
          <w:rPr>
            <w:rFonts w:ascii="Arial" w:hAnsi="Arial" w:cs="Arial"/>
            <w:vertAlign w:val="superscript"/>
          </w:rPr>
          <w:t>2</w:t>
        </w:r>
        <w:r w:rsidR="00C21268">
          <w:rPr>
            <w:rFonts w:ascii="Arial" w:hAnsi="Arial" w:cs="Arial"/>
            <w:vertAlign w:val="subscript"/>
          </w:rPr>
          <w:t>(2,</w:t>
        </w:r>
        <w:proofErr w:type="gramStart"/>
        <w:r w:rsidR="00C21268">
          <w:rPr>
            <w:rFonts w:ascii="Arial" w:hAnsi="Arial" w:cs="Arial"/>
            <w:vertAlign w:val="subscript"/>
          </w:rPr>
          <w:t>13)</w:t>
        </w:r>
        <w:r w:rsidR="00C21268">
          <w:rPr>
            <w:rFonts w:ascii="Arial" w:hAnsi="Arial" w:cs="Arial"/>
          </w:rPr>
          <w:t>=</w:t>
        </w:r>
        <w:proofErr w:type="gramEnd"/>
        <w:r w:rsidR="00C21268">
          <w:rPr>
            <w:rFonts w:ascii="Arial" w:hAnsi="Arial" w:cs="Arial"/>
          </w:rPr>
          <w:t xml:space="preserve">3.36, </w:t>
        </w:r>
        <w:r w:rsidR="00C21268">
          <w:rPr>
            <w:rFonts w:ascii="Arial" w:hAnsi="Arial" w:cs="Arial"/>
            <w:i/>
          </w:rPr>
          <w:t>p</w:t>
        </w:r>
        <w:r w:rsidR="00C21268">
          <w:rPr>
            <w:rFonts w:ascii="Arial" w:hAnsi="Arial" w:cs="Arial"/>
          </w:rPr>
          <w:t>=0.18)</w:t>
        </w:r>
      </w:ins>
      <w:ins w:id="144" w:author="Common, Jack" w:date="2018-08-16T12:23:00Z">
        <w:r w:rsidR="002D0F1A">
          <w:rPr>
            <w:rFonts w:ascii="Arial" w:hAnsi="Arial" w:cs="Arial"/>
          </w:rPr>
          <w:t xml:space="preserve">, </w:t>
        </w:r>
      </w:ins>
      <w:ins w:id="145" w:author="Common, Jack" w:date="2018-08-16T12:33:00Z">
        <w:r w:rsidR="00C75542">
          <w:rPr>
            <w:rFonts w:ascii="Arial" w:hAnsi="Arial" w:cs="Arial"/>
          </w:rPr>
          <w:t xml:space="preserve">this was likely due to a lack of sensitivity in our analysis. Additionally, </w:t>
        </w:r>
      </w:ins>
      <w:ins w:id="146" w:author="Common, Jack" w:date="2018-08-16T12:23:00Z">
        <w:r w:rsidR="002D0F1A">
          <w:rPr>
            <w:rFonts w:ascii="Arial" w:hAnsi="Arial" w:cs="Arial"/>
          </w:rPr>
          <w:t xml:space="preserve">replicate as a random effect explained </w:t>
        </w:r>
      </w:ins>
      <w:ins w:id="147" w:author="Common, Jack" w:date="2018-08-16T12:24:00Z">
        <w:r w:rsidR="002D0F1A">
          <w:rPr>
            <w:rFonts w:ascii="Arial" w:hAnsi="Arial" w:cs="Arial"/>
          </w:rPr>
          <w:t>63.</w:t>
        </w:r>
      </w:ins>
      <w:ins w:id="148" w:author="Common, Jack" w:date="2018-08-16T12:36:00Z">
        <w:r w:rsidR="00EF5A46">
          <w:rPr>
            <w:rFonts w:ascii="Arial" w:hAnsi="Arial" w:cs="Arial"/>
          </w:rPr>
          <w:t>90</w:t>
        </w:r>
      </w:ins>
      <w:ins w:id="149" w:author="Common, Jack" w:date="2018-08-16T12:24:00Z">
        <w:r w:rsidR="002D0F1A">
          <w:rPr>
            <w:rFonts w:ascii="Arial" w:hAnsi="Arial" w:cs="Arial"/>
          </w:rPr>
          <w:t xml:space="preserve">% of the model’s conditional </w:t>
        </w:r>
        <w:r w:rsidR="002D0F1A">
          <w:rPr>
            <w:rFonts w:ascii="Arial" w:hAnsi="Arial" w:cs="Arial"/>
            <w:i/>
          </w:rPr>
          <w:t>R</w:t>
        </w:r>
        <w:r w:rsidR="002D0F1A">
          <w:rPr>
            <w:rFonts w:ascii="Arial" w:hAnsi="Arial" w:cs="Arial"/>
            <w:vertAlign w:val="superscript"/>
          </w:rPr>
          <w:t>2</w:t>
        </w:r>
        <w:r w:rsidR="002D0F1A">
          <w:rPr>
            <w:rFonts w:ascii="Arial" w:hAnsi="Arial" w:cs="Arial"/>
          </w:rPr>
          <w:t xml:space="preserve"> (Conditional </w:t>
        </w:r>
        <w:r w:rsidR="002D0F1A">
          <w:rPr>
            <w:rFonts w:ascii="Arial" w:hAnsi="Arial" w:cs="Arial"/>
            <w:i/>
          </w:rPr>
          <w:lastRenderedPageBreak/>
          <w:t>R</w:t>
        </w:r>
        <w:r w:rsidR="002D0F1A">
          <w:rPr>
            <w:rFonts w:ascii="Arial" w:hAnsi="Arial" w:cs="Arial"/>
            <w:vertAlign w:val="superscript"/>
          </w:rPr>
          <w:t>2</w:t>
        </w:r>
        <w:r w:rsidR="002D0F1A">
          <w:rPr>
            <w:rFonts w:ascii="Arial" w:hAnsi="Arial" w:cs="Arial"/>
          </w:rPr>
          <w:t>=0.52</w:t>
        </w:r>
      </w:ins>
      <w:ins w:id="150" w:author="Common, Jack" w:date="2018-08-16T12:25:00Z">
        <w:r w:rsidR="002D0F1A">
          <w:rPr>
            <w:rFonts w:ascii="Arial" w:hAnsi="Arial" w:cs="Arial"/>
          </w:rPr>
          <w:t xml:space="preserve">, marginal </w:t>
        </w:r>
        <w:r w:rsidR="002D0F1A">
          <w:rPr>
            <w:rFonts w:ascii="Arial" w:hAnsi="Arial" w:cs="Arial"/>
            <w:i/>
          </w:rPr>
          <w:t>R</w:t>
        </w:r>
        <w:r w:rsidR="002D0F1A">
          <w:rPr>
            <w:rFonts w:ascii="Arial" w:hAnsi="Arial" w:cs="Arial"/>
            <w:vertAlign w:val="superscript"/>
          </w:rPr>
          <w:t>2</w:t>
        </w:r>
        <w:r w:rsidR="002D0F1A">
          <w:rPr>
            <w:rFonts w:ascii="Arial" w:hAnsi="Arial" w:cs="Arial"/>
          </w:rPr>
          <w:t xml:space="preserve">=0.18), and there was clear qualitative variation in spacer diversity </w:t>
        </w:r>
      </w:ins>
      <w:ins w:id="151" w:author="Common, Jack" w:date="2018-08-16T12:26:00Z">
        <w:r w:rsidR="002D0F1A">
          <w:rPr>
            <w:rFonts w:ascii="Arial" w:hAnsi="Arial" w:cs="Arial"/>
          </w:rPr>
          <w:t>among replicates (Figure 3C)</w:t>
        </w:r>
      </w:ins>
      <w:del w:id="152" w:author="Common, Jack" w:date="2018-08-16T12:15:00Z">
        <w:r w:rsidDel="00762D89">
          <w:rPr>
            <w:rFonts w:ascii="Arial" w:hAnsi="Arial" w:cs="Arial"/>
          </w:rPr>
          <w:delText xml:space="preserve"> </w:delText>
        </w:r>
        <w:r w:rsidRPr="001972BC" w:rsidDel="00762D89">
          <w:rPr>
            <w:rFonts w:ascii="Arial" w:hAnsi="Arial" w:cs="Arial"/>
            <w:highlight w:val="yellow"/>
          </w:rPr>
          <w:delText>describe the mean levels of diversity per replicate experiment, using some common diversity indices, e.g. Shannon</w:delText>
        </w:r>
      </w:del>
      <w:r>
        <w:rPr>
          <w:rFonts w:ascii="Arial" w:hAnsi="Arial" w:cs="Arial"/>
        </w:rPr>
        <w:t>.</w:t>
      </w:r>
      <w:r w:rsidR="00422E2C">
        <w:rPr>
          <w:rFonts w:ascii="Arial" w:hAnsi="Arial" w:cs="Arial"/>
        </w:rPr>
        <w:t xml:space="preserve"> </w:t>
      </w:r>
      <w:ins w:id="153" w:author="Common, Jack" w:date="2018-08-16T13:19:00Z">
        <w:r w:rsidR="00A05124">
          <w:rPr>
            <w:rFonts w:ascii="Arial" w:hAnsi="Arial" w:cs="Arial"/>
          </w:rPr>
          <w:t xml:space="preserve">Mean </w:t>
        </w:r>
      </w:ins>
      <w:ins w:id="154" w:author="Common, Jack" w:date="2018-08-16T13:18:00Z">
        <w:r w:rsidR="00A05124">
          <w:rPr>
            <w:rFonts w:ascii="Arial" w:hAnsi="Arial" w:cs="Arial"/>
          </w:rPr>
          <w:t>g</w:t>
        </w:r>
        <w:r w:rsidR="000F0858">
          <w:rPr>
            <w:rFonts w:ascii="Arial" w:hAnsi="Arial" w:cs="Arial"/>
          </w:rPr>
          <w:t xml:space="preserve">enotype </w:t>
        </w:r>
        <w:r w:rsidR="00A05124">
          <w:rPr>
            <w:rFonts w:ascii="Arial" w:hAnsi="Arial" w:cs="Arial"/>
          </w:rPr>
          <w:t>richness was also low</w:t>
        </w:r>
      </w:ins>
      <w:ins w:id="155" w:author="Common, Jack" w:date="2018-08-16T13:19:00Z">
        <w:r w:rsidR="00A05124">
          <w:rPr>
            <w:rFonts w:ascii="Arial" w:hAnsi="Arial" w:cs="Arial"/>
          </w:rPr>
          <w:t xml:space="preserve"> (1 dpi = 1, 4 dpi = 1.5, 9 dpi =</w:t>
        </w:r>
      </w:ins>
      <w:ins w:id="156" w:author="Common, Jack" w:date="2018-08-16T13:20:00Z">
        <w:r w:rsidR="00A05124">
          <w:rPr>
            <w:rFonts w:ascii="Arial" w:hAnsi="Arial" w:cs="Arial"/>
          </w:rPr>
          <w:t xml:space="preserve"> </w:t>
        </w:r>
        <w:proofErr w:type="gramStart"/>
        <w:r w:rsidR="00A05124">
          <w:rPr>
            <w:rFonts w:ascii="Arial" w:hAnsi="Arial" w:cs="Arial"/>
          </w:rPr>
          <w:t>2.25)(</w:t>
        </w:r>
        <w:proofErr w:type="gramEnd"/>
        <w:r w:rsidR="00A05124">
          <w:rPr>
            <w:rFonts w:ascii="Arial" w:hAnsi="Arial" w:cs="Arial"/>
          </w:rPr>
          <w:t>Supplementary Fig?)</w:t>
        </w:r>
      </w:ins>
      <w:ins w:id="157" w:author="Common, Jack" w:date="2018-08-16T13:21:00Z">
        <w:r w:rsidR="00A05124">
          <w:rPr>
            <w:rFonts w:ascii="Arial" w:hAnsi="Arial" w:cs="Arial"/>
          </w:rPr>
          <w:t xml:space="preserve">. </w:t>
        </w:r>
      </w:ins>
      <w:r>
        <w:rPr>
          <w:rFonts w:ascii="Arial" w:hAnsi="Arial" w:cs="Arial"/>
        </w:rPr>
        <w:t>Th</w:t>
      </w:r>
      <w:r w:rsidR="00422E2C">
        <w:rPr>
          <w:rFonts w:ascii="Arial" w:hAnsi="Arial" w:cs="Arial"/>
        </w:rPr>
        <w:t xml:space="preserve">e </w:t>
      </w:r>
      <w:r>
        <w:rPr>
          <w:rFonts w:ascii="Arial" w:hAnsi="Arial" w:cs="Arial"/>
        </w:rPr>
        <w:t xml:space="preserve">low diversity becomes especially apparent when the spacers are </w:t>
      </w:r>
      <w:r w:rsidR="00422E2C">
        <w:rPr>
          <w:rFonts w:ascii="Arial" w:hAnsi="Arial" w:cs="Arial"/>
        </w:rPr>
        <w:t xml:space="preserve">mapped </w:t>
      </w:r>
      <w:r>
        <w:rPr>
          <w:rFonts w:ascii="Arial" w:hAnsi="Arial" w:cs="Arial"/>
        </w:rPr>
        <w:t>against</w:t>
      </w:r>
      <w:r w:rsidR="00422E2C">
        <w:rPr>
          <w:rFonts w:ascii="Arial" w:hAnsi="Arial" w:cs="Arial"/>
        </w:rPr>
        <w:t xml:space="preserve"> the phage genome</w:t>
      </w:r>
      <w:r w:rsidR="00422E2C" w:rsidRPr="00254474" w:rsidDel="000309A9">
        <w:rPr>
          <w:rFonts w:ascii="Arial" w:hAnsi="Arial" w:cs="Arial"/>
        </w:rPr>
        <w:t xml:space="preserve"> </w:t>
      </w:r>
      <w:r>
        <w:rPr>
          <w:rFonts w:ascii="Arial" w:hAnsi="Arial" w:cs="Arial"/>
        </w:rPr>
        <w:t>(</w:t>
      </w:r>
      <w:r w:rsidRPr="001972BC">
        <w:rPr>
          <w:rFonts w:ascii="Arial" w:hAnsi="Arial" w:cs="Arial"/>
          <w:b/>
        </w:rPr>
        <w:t xml:space="preserve">Figure </w:t>
      </w:r>
      <w:r w:rsidR="008924D4">
        <w:rPr>
          <w:rFonts w:ascii="Arial" w:hAnsi="Arial" w:cs="Arial"/>
          <w:b/>
        </w:rPr>
        <w:t>4</w:t>
      </w:r>
      <w:r>
        <w:rPr>
          <w:rFonts w:ascii="Arial" w:hAnsi="Arial" w:cs="Arial"/>
        </w:rPr>
        <w:t>)</w:t>
      </w:r>
      <w:r w:rsidR="008924D4">
        <w:rPr>
          <w:rFonts w:ascii="Arial" w:hAnsi="Arial" w:cs="Arial"/>
        </w:rPr>
        <w:t>, and also shows that the spacer composition between time points can change dramatically, suggestive of selective sweeps.</w:t>
      </w:r>
    </w:p>
    <w:p w14:paraId="1047B8E7" w14:textId="169B8060" w:rsidR="009D2880" w:rsidRDefault="008924D4" w:rsidP="000C3AD7">
      <w:pPr>
        <w:spacing w:line="360" w:lineRule="auto"/>
        <w:ind w:firstLine="720"/>
        <w:jc w:val="both"/>
        <w:outlineLvl w:val="0"/>
        <w:rPr>
          <w:ins w:id="158" w:author="Common, Jack" w:date="2018-08-15T12:28:00Z"/>
          <w:rFonts w:ascii="Arial" w:hAnsi="Arial" w:cs="Arial"/>
        </w:rPr>
      </w:pPr>
      <w:r>
        <w:rPr>
          <w:rFonts w:ascii="Arial" w:hAnsi="Arial" w:cs="Arial"/>
        </w:rPr>
        <w:t xml:space="preserve">Having established that bacteria evolved CRISPR resistance and phage evolved increased infectivity over time in the replicate experiments where they coexisted, we next wanted to examine if they coevolved (i.e. whether bacteria evolve resistance against evolving phage, and vice versa), and if so, what type of dynamics was associated with this coevolution. A classical phenotypic assay to probe this question are time shift assays (refs Hall, </w:t>
      </w:r>
      <w:proofErr w:type="spellStart"/>
      <w:r>
        <w:rPr>
          <w:rFonts w:ascii="Arial" w:hAnsi="Arial" w:cs="Arial"/>
        </w:rPr>
        <w:t>Gandon</w:t>
      </w:r>
      <w:proofErr w:type="spellEnd"/>
      <w:r>
        <w:rPr>
          <w:rFonts w:ascii="Arial" w:hAnsi="Arial" w:cs="Arial"/>
        </w:rPr>
        <w:t xml:space="preserve">, …), where one specifically measures the resistance of bacteria against phage from the past, present or future and vice versa, the infectivity of phage against bacteria from the past, present and future. </w:t>
      </w:r>
      <w:ins w:id="159" w:author="Common, Jack" w:date="2018-08-15T11:06:00Z">
        <w:r w:rsidR="00244034">
          <w:rPr>
            <w:rFonts w:ascii="Arial" w:hAnsi="Arial" w:cs="Arial"/>
          </w:rPr>
          <w:t xml:space="preserve">Because individual genotypes may differ in their response to </w:t>
        </w:r>
      </w:ins>
      <w:ins w:id="160" w:author="Common, Jack" w:date="2018-08-15T11:07:00Z">
        <w:r w:rsidR="00244034">
          <w:rPr>
            <w:rFonts w:ascii="Arial" w:hAnsi="Arial" w:cs="Arial"/>
          </w:rPr>
          <w:t xml:space="preserve">time-shift challenges, </w:t>
        </w:r>
      </w:ins>
      <w:ins w:id="161" w:author="Common, Jack" w:date="2018-08-15T11:09:00Z">
        <w:r w:rsidR="004F7584">
          <w:rPr>
            <w:rFonts w:ascii="Arial" w:hAnsi="Arial" w:cs="Arial"/>
          </w:rPr>
          <w:t xml:space="preserve">generalized linear </w:t>
        </w:r>
      </w:ins>
      <w:ins w:id="162" w:author="Common, Jack" w:date="2018-08-15T11:08:00Z">
        <w:r w:rsidR="00244034">
          <w:rPr>
            <w:rFonts w:ascii="Arial" w:hAnsi="Arial" w:cs="Arial"/>
          </w:rPr>
          <w:t>mixed models</w:t>
        </w:r>
      </w:ins>
      <w:ins w:id="163" w:author="Common, Jack" w:date="2018-08-15T11:09:00Z">
        <w:r w:rsidR="004F7584">
          <w:rPr>
            <w:rFonts w:ascii="Arial" w:hAnsi="Arial" w:cs="Arial"/>
          </w:rPr>
          <w:t xml:space="preserve"> (GLMMs)</w:t>
        </w:r>
      </w:ins>
      <w:ins w:id="164" w:author="Common, Jack" w:date="2018-08-15T11:08:00Z">
        <w:r w:rsidR="00244034">
          <w:rPr>
            <w:rFonts w:ascii="Arial" w:hAnsi="Arial" w:cs="Arial"/>
          </w:rPr>
          <w:t xml:space="preserve"> with host or phage genotype as a random effect and </w:t>
        </w:r>
      </w:ins>
      <w:ins w:id="165" w:author="Common, Jack" w:date="2018-08-15T11:09:00Z">
        <w:r w:rsidR="00244034">
          <w:rPr>
            <w:rFonts w:ascii="Arial" w:hAnsi="Arial" w:cs="Arial"/>
          </w:rPr>
          <w:t>phage or host background (see Table 1) as a fixed effect</w:t>
        </w:r>
        <w:r w:rsidR="004F7584">
          <w:rPr>
            <w:rFonts w:ascii="Arial" w:hAnsi="Arial" w:cs="Arial"/>
          </w:rPr>
          <w:t xml:space="preserve"> we</w:t>
        </w:r>
      </w:ins>
      <w:ins w:id="166" w:author="Common, Jack" w:date="2018-08-15T11:10:00Z">
        <w:r w:rsidR="001B7742">
          <w:rPr>
            <w:rFonts w:ascii="Arial" w:hAnsi="Arial" w:cs="Arial"/>
          </w:rPr>
          <w:t>re</w:t>
        </w:r>
      </w:ins>
      <w:ins w:id="167" w:author="Common, Jack" w:date="2018-08-15T11:09:00Z">
        <w:r w:rsidR="004F7584">
          <w:rPr>
            <w:rFonts w:ascii="Arial" w:hAnsi="Arial" w:cs="Arial"/>
          </w:rPr>
          <w:t xml:space="preserve"> used to analyse time</w:t>
        </w:r>
      </w:ins>
      <w:ins w:id="168" w:author="Common, Jack" w:date="2018-08-15T11:10:00Z">
        <w:r w:rsidR="004F7584">
          <w:rPr>
            <w:rFonts w:ascii="Arial" w:hAnsi="Arial" w:cs="Arial"/>
          </w:rPr>
          <w:t>-shift data</w:t>
        </w:r>
      </w:ins>
      <w:ins w:id="169" w:author="Common, Jack" w:date="2018-08-15T11:09:00Z">
        <w:r w:rsidR="000C3AD7">
          <w:rPr>
            <w:rFonts w:ascii="Arial" w:hAnsi="Arial" w:cs="Arial"/>
          </w:rPr>
          <w:t>.</w:t>
        </w:r>
      </w:ins>
      <w:ins w:id="170" w:author="Common, Jack" w:date="2018-08-15T12:59:00Z">
        <w:r w:rsidR="000C3AD7">
          <w:rPr>
            <w:rFonts w:ascii="Arial" w:hAnsi="Arial" w:cs="Arial"/>
          </w:rPr>
          <w:t xml:space="preserve"> </w:t>
        </w:r>
      </w:ins>
      <w:ins w:id="171" w:author="Common, Jack" w:date="2018-08-15T11:18:00Z">
        <w:r w:rsidR="00130537">
          <w:rPr>
            <w:rFonts w:ascii="Arial" w:hAnsi="Arial" w:cs="Arial"/>
          </w:rPr>
          <w:t>Models of infectivity s</w:t>
        </w:r>
        <w:r w:rsidR="003C77A8">
          <w:rPr>
            <w:rFonts w:ascii="Arial" w:hAnsi="Arial" w:cs="Arial"/>
          </w:rPr>
          <w:t xml:space="preserve">howed that </w:t>
        </w:r>
        <w:r w:rsidR="00130537">
          <w:rPr>
            <w:rFonts w:ascii="Arial" w:hAnsi="Arial" w:cs="Arial"/>
          </w:rPr>
          <w:t xml:space="preserve">phage were </w:t>
        </w:r>
      </w:ins>
      <w:ins w:id="172" w:author="Common, Jack" w:date="2018-08-15T11:19:00Z">
        <w:r w:rsidR="00130537">
          <w:rPr>
            <w:rFonts w:ascii="Arial" w:hAnsi="Arial" w:cs="Arial"/>
          </w:rPr>
          <w:t>most</w:t>
        </w:r>
      </w:ins>
      <w:ins w:id="173" w:author="Common, Jack" w:date="2018-08-15T11:18:00Z">
        <w:r w:rsidR="00130537">
          <w:rPr>
            <w:rFonts w:ascii="Arial" w:hAnsi="Arial" w:cs="Arial"/>
          </w:rPr>
          <w:t xml:space="preserve"> infective to hosts from their</w:t>
        </w:r>
      </w:ins>
      <w:ins w:id="174" w:author="Common, Jack" w:date="2018-08-15T11:19:00Z">
        <w:r w:rsidR="00130537">
          <w:rPr>
            <w:rFonts w:ascii="Arial" w:hAnsi="Arial" w:cs="Arial"/>
          </w:rPr>
          <w:t xml:space="preserve"> past, </w:t>
        </w:r>
      </w:ins>
      <w:ins w:id="175" w:author="Common, Jack" w:date="2018-08-15T11:20:00Z">
        <w:r w:rsidR="00130537">
          <w:rPr>
            <w:rFonts w:ascii="Arial" w:hAnsi="Arial" w:cs="Arial"/>
          </w:rPr>
          <w:t>less infective to contemporaneous hosts, and least infective to hosts from their future (Figure 5</w:t>
        </w:r>
      </w:ins>
      <w:ins w:id="176" w:author="Common, Jack" w:date="2018-08-15T11:28:00Z">
        <w:r w:rsidR="004735B2">
          <w:rPr>
            <w:rFonts w:ascii="Arial" w:hAnsi="Arial" w:cs="Arial"/>
          </w:rPr>
          <w:t>A</w:t>
        </w:r>
      </w:ins>
      <w:ins w:id="177" w:author="Common, Jack" w:date="2018-08-15T11:20:00Z">
        <w:r w:rsidR="00130537">
          <w:rPr>
            <w:rFonts w:ascii="Arial" w:hAnsi="Arial" w:cs="Arial"/>
          </w:rPr>
          <w:t>) (</w:t>
        </w:r>
      </w:ins>
      <w:ins w:id="178" w:author="Common, Jack" w:date="2018-08-15T11:21:00Z">
        <w:r w:rsidR="00130537">
          <w:rPr>
            <w:rFonts w:ascii="Arial" w:hAnsi="Arial" w:cs="Arial"/>
          </w:rPr>
          <w:sym w:font="Symbol" w:char="F063"/>
        </w:r>
        <w:r w:rsidR="00130537">
          <w:rPr>
            <w:rFonts w:ascii="Arial" w:hAnsi="Arial" w:cs="Arial"/>
            <w:vertAlign w:val="superscript"/>
          </w:rPr>
          <w:t>2</w:t>
        </w:r>
        <w:r w:rsidR="00130537">
          <w:rPr>
            <w:rFonts w:ascii="Arial" w:hAnsi="Arial" w:cs="Arial"/>
            <w:vertAlign w:val="subscript"/>
          </w:rPr>
          <w:t>(</w:t>
        </w:r>
        <w:r w:rsidR="004735B2">
          <w:rPr>
            <w:rFonts w:ascii="Arial" w:hAnsi="Arial" w:cs="Arial"/>
            <w:vertAlign w:val="subscript"/>
          </w:rPr>
          <w:t>4,</w:t>
        </w:r>
        <w:proofErr w:type="gramStart"/>
        <w:r w:rsidR="004735B2">
          <w:rPr>
            <w:rFonts w:ascii="Arial" w:hAnsi="Arial" w:cs="Arial"/>
            <w:vertAlign w:val="subscript"/>
          </w:rPr>
          <w:t>100</w:t>
        </w:r>
      </w:ins>
      <w:ins w:id="179" w:author="Common, Jack" w:date="2018-08-15T11:22:00Z">
        <w:r w:rsidR="004735B2">
          <w:rPr>
            <w:rFonts w:ascii="Arial" w:hAnsi="Arial" w:cs="Arial"/>
            <w:vertAlign w:val="subscript"/>
          </w:rPr>
          <w:t>44)</w:t>
        </w:r>
        <w:r w:rsidR="004735B2">
          <w:rPr>
            <w:rFonts w:ascii="Arial" w:hAnsi="Arial" w:cs="Arial"/>
          </w:rPr>
          <w:t>=</w:t>
        </w:r>
        <w:proofErr w:type="gramEnd"/>
        <w:r w:rsidR="004735B2">
          <w:rPr>
            <w:rFonts w:ascii="Arial" w:hAnsi="Arial" w:cs="Arial"/>
          </w:rPr>
          <w:t xml:space="preserve">5.35, </w:t>
        </w:r>
        <w:r w:rsidR="004735B2">
          <w:rPr>
            <w:rFonts w:ascii="Arial" w:hAnsi="Arial" w:cs="Arial"/>
            <w:i/>
          </w:rPr>
          <w:t>p</w:t>
        </w:r>
        <w:r w:rsidR="004735B2">
          <w:rPr>
            <w:rFonts w:ascii="Arial" w:hAnsi="Arial" w:cs="Arial"/>
          </w:rPr>
          <w:t>&lt;0.0001).</w:t>
        </w:r>
      </w:ins>
      <w:ins w:id="180" w:author="Common, Jack" w:date="2018-08-15T11:59:00Z">
        <w:r w:rsidR="005F35B1">
          <w:rPr>
            <w:rFonts w:ascii="Arial" w:hAnsi="Arial" w:cs="Arial"/>
          </w:rPr>
          <w:t>.</w:t>
        </w:r>
      </w:ins>
      <w:ins w:id="181" w:author="Common, Jack" w:date="2018-08-15T11:31:00Z">
        <w:r w:rsidR="0084577C">
          <w:rPr>
            <w:rFonts w:ascii="Arial" w:hAnsi="Arial" w:cs="Arial"/>
          </w:rPr>
          <w:t xml:space="preserve">Turning to host resistance, hosts were overall </w:t>
        </w:r>
      </w:ins>
      <w:ins w:id="182" w:author="Common, Jack" w:date="2018-08-15T11:32:00Z">
        <w:r w:rsidR="0084577C">
          <w:rPr>
            <w:rFonts w:ascii="Arial" w:hAnsi="Arial" w:cs="Arial"/>
          </w:rPr>
          <w:t>most</w:t>
        </w:r>
      </w:ins>
      <w:ins w:id="183" w:author="Common, Jack" w:date="2018-08-15T11:31:00Z">
        <w:r w:rsidR="0084577C">
          <w:rPr>
            <w:rFonts w:ascii="Arial" w:hAnsi="Arial" w:cs="Arial"/>
          </w:rPr>
          <w:t xml:space="preserve"> resistant to </w:t>
        </w:r>
      </w:ins>
      <w:ins w:id="184" w:author="Common, Jack" w:date="2018-08-15T11:32:00Z">
        <w:r w:rsidR="0084577C">
          <w:rPr>
            <w:rFonts w:ascii="Arial" w:hAnsi="Arial" w:cs="Arial"/>
          </w:rPr>
          <w:t>phage</w:t>
        </w:r>
      </w:ins>
      <w:ins w:id="185" w:author="Common, Jack" w:date="2018-08-15T11:31:00Z">
        <w:r w:rsidR="0084577C">
          <w:rPr>
            <w:rFonts w:ascii="Arial" w:hAnsi="Arial" w:cs="Arial"/>
          </w:rPr>
          <w:t xml:space="preserve"> from their past</w:t>
        </w:r>
      </w:ins>
      <w:ins w:id="186" w:author="Common, Jack" w:date="2018-08-15T11:32:00Z">
        <w:r w:rsidR="0084577C">
          <w:rPr>
            <w:rFonts w:ascii="Arial" w:hAnsi="Arial" w:cs="Arial"/>
          </w:rPr>
          <w:t xml:space="preserve">, less resistant to contemporaneous phage, and least resistant to </w:t>
        </w:r>
      </w:ins>
      <w:ins w:id="187" w:author="Common, Jack" w:date="2018-08-15T11:33:00Z">
        <w:r w:rsidR="0084577C">
          <w:rPr>
            <w:rFonts w:ascii="Arial" w:hAnsi="Arial" w:cs="Arial"/>
          </w:rPr>
          <w:t>future phage</w:t>
        </w:r>
        <w:r w:rsidR="001325FA">
          <w:rPr>
            <w:rFonts w:ascii="Arial" w:hAnsi="Arial" w:cs="Arial"/>
          </w:rPr>
          <w:t xml:space="preserve"> (Figure 5B)(</w:t>
        </w:r>
        <w:r w:rsidR="001325FA">
          <w:rPr>
            <w:rFonts w:ascii="Arial" w:hAnsi="Arial" w:cs="Arial"/>
          </w:rPr>
          <w:sym w:font="Symbol" w:char="F063"/>
        </w:r>
        <w:r w:rsidR="001325FA">
          <w:rPr>
            <w:rFonts w:ascii="Arial" w:hAnsi="Arial" w:cs="Arial"/>
            <w:vertAlign w:val="superscript"/>
          </w:rPr>
          <w:t>2</w:t>
        </w:r>
        <w:r w:rsidR="001325FA">
          <w:rPr>
            <w:rFonts w:ascii="Arial" w:hAnsi="Arial" w:cs="Arial"/>
            <w:vertAlign w:val="subscript"/>
          </w:rPr>
          <w:t>(4,10044)</w:t>
        </w:r>
        <w:r w:rsidR="001325FA">
          <w:rPr>
            <w:rFonts w:ascii="Arial" w:hAnsi="Arial" w:cs="Arial"/>
          </w:rPr>
          <w:t xml:space="preserve">=16.82, </w:t>
        </w:r>
        <w:r w:rsidR="001325FA">
          <w:rPr>
            <w:rFonts w:ascii="Arial" w:hAnsi="Arial" w:cs="Arial"/>
            <w:i/>
          </w:rPr>
          <w:t>p</w:t>
        </w:r>
        <w:r w:rsidR="001325FA">
          <w:rPr>
            <w:rFonts w:ascii="Arial" w:hAnsi="Arial" w:cs="Arial"/>
          </w:rPr>
          <w:t>&lt;0.0001</w:t>
        </w:r>
      </w:ins>
      <w:ins w:id="188" w:author="Common, Jack" w:date="2018-08-15T11:35:00Z">
        <w:r w:rsidR="001325FA">
          <w:rPr>
            <w:rFonts w:ascii="Arial" w:hAnsi="Arial" w:cs="Arial"/>
          </w:rPr>
          <w:t xml:space="preserve">), with similarly identical </w:t>
        </w:r>
        <w:r w:rsidR="009F31BA">
          <w:rPr>
            <w:rFonts w:ascii="Arial" w:hAnsi="Arial" w:cs="Arial"/>
          </w:rPr>
          <w:t>responses among host genotypes.</w:t>
        </w:r>
      </w:ins>
      <w:ins w:id="189" w:author="Common, Jack" w:date="2018-08-15T11:33:00Z">
        <w:r w:rsidR="0084577C">
          <w:rPr>
            <w:rFonts w:ascii="Arial" w:hAnsi="Arial" w:cs="Arial"/>
          </w:rPr>
          <w:t xml:space="preserve"> </w:t>
        </w:r>
      </w:ins>
    </w:p>
    <w:p w14:paraId="3F6002EC" w14:textId="4584CA94" w:rsidR="003D5414" w:rsidRPr="001972BC" w:rsidRDefault="009D2880" w:rsidP="00B90EC6">
      <w:pPr>
        <w:spacing w:line="360" w:lineRule="auto"/>
        <w:ind w:firstLine="720"/>
        <w:jc w:val="both"/>
        <w:outlineLvl w:val="0"/>
        <w:rPr>
          <w:rFonts w:ascii="Arial" w:hAnsi="Arial" w:cs="Arial"/>
        </w:rPr>
      </w:pPr>
      <w:ins w:id="190" w:author="Common, Jack" w:date="2018-08-15T12:28:00Z">
        <w:r>
          <w:rPr>
            <w:rFonts w:ascii="Arial" w:hAnsi="Arial" w:cs="Arial"/>
          </w:rPr>
          <w:t>While infectivity declined overall from past to future hosts, splitting apart the data by timepoint revealed more subtle differences (Figures 5C-D &amp; Table 2). Notably, phage</w:t>
        </w:r>
      </w:ins>
      <w:ins w:id="191" w:author="Common, Jack" w:date="2018-08-15T12:29:00Z">
        <w:r>
          <w:rPr>
            <w:rFonts w:ascii="Arial" w:hAnsi="Arial" w:cs="Arial"/>
          </w:rPr>
          <w:t xml:space="preserve"> from 1 and 9 </w:t>
        </w:r>
      </w:ins>
      <w:ins w:id="192" w:author="Common, Jack" w:date="2018-08-16T13:24:00Z">
        <w:r w:rsidR="006300E4">
          <w:rPr>
            <w:rFonts w:ascii="Arial" w:hAnsi="Arial" w:cs="Arial"/>
          </w:rPr>
          <w:t xml:space="preserve">dpi </w:t>
        </w:r>
      </w:ins>
      <w:ins w:id="193" w:author="Common, Jack" w:date="2018-08-15T12:29:00Z">
        <w:r>
          <w:rPr>
            <w:rFonts w:ascii="Arial" w:hAnsi="Arial" w:cs="Arial"/>
          </w:rPr>
          <w:t>were most infective to contemporaneous hosts</w:t>
        </w:r>
      </w:ins>
      <w:ins w:id="194" w:author="Common, Jack" w:date="2018-08-15T12:31:00Z">
        <w:r w:rsidR="001D5009">
          <w:rPr>
            <w:rFonts w:ascii="Arial" w:hAnsi="Arial" w:cs="Arial"/>
          </w:rPr>
          <w:t>, and hosts from 9</w:t>
        </w:r>
      </w:ins>
      <w:ins w:id="195" w:author="Common, Jack" w:date="2018-08-16T13:24:00Z">
        <w:r w:rsidR="006300E4">
          <w:rPr>
            <w:rFonts w:ascii="Arial" w:hAnsi="Arial" w:cs="Arial"/>
          </w:rPr>
          <w:t xml:space="preserve"> dpi</w:t>
        </w:r>
      </w:ins>
      <w:ins w:id="196" w:author="Common, Jack" w:date="2018-08-15T12:31:00Z">
        <w:r w:rsidR="001D5009">
          <w:rPr>
            <w:rFonts w:ascii="Arial" w:hAnsi="Arial" w:cs="Arial"/>
          </w:rPr>
          <w:t xml:space="preserve"> were most resistant to contemporaneous phage. </w:t>
        </w:r>
      </w:ins>
      <w:ins w:id="197" w:author="Common, Jack" w:date="2018-08-15T12:34:00Z">
        <w:r w:rsidR="005E5F54">
          <w:rPr>
            <w:rFonts w:ascii="Arial" w:hAnsi="Arial" w:cs="Arial"/>
          </w:rPr>
          <w:t>Given that these patterns may be consistent with a fluctuating selection dynamic (FSD)</w:t>
        </w:r>
      </w:ins>
      <w:ins w:id="198" w:author="Common, Jack" w:date="2018-08-15T12:35:00Z">
        <w:r w:rsidR="005E5F54">
          <w:rPr>
            <w:rFonts w:ascii="Arial" w:hAnsi="Arial" w:cs="Arial"/>
          </w:rPr>
          <w:t xml:space="preserve">, </w:t>
        </w:r>
      </w:ins>
      <w:ins w:id="199" w:author="Common, Jack" w:date="2018-08-15T12:36:00Z">
        <w:r w:rsidR="005E5F54">
          <w:rPr>
            <w:rFonts w:ascii="Arial" w:hAnsi="Arial" w:cs="Arial"/>
            <w:color w:val="000000"/>
          </w:rPr>
          <w:t xml:space="preserve">we </w:t>
        </w:r>
      </w:ins>
      <w:ins w:id="200" w:author="Common, Jack" w:date="2018-08-15T12:58:00Z">
        <w:r w:rsidR="000C3AD7">
          <w:rPr>
            <w:rFonts w:ascii="Arial" w:hAnsi="Arial" w:cs="Arial"/>
            <w:color w:val="000000"/>
          </w:rPr>
          <w:t xml:space="preserve">formally </w:t>
        </w:r>
      </w:ins>
      <w:ins w:id="201" w:author="Common, Jack" w:date="2018-08-15T12:36:00Z">
        <w:r w:rsidR="005E5F54">
          <w:rPr>
            <w:rFonts w:ascii="Arial" w:hAnsi="Arial" w:cs="Arial"/>
            <w:color w:val="000000"/>
          </w:rPr>
          <w:t>tested for the</w:t>
        </w:r>
      </w:ins>
      <w:ins w:id="202" w:author="Common, Jack" w:date="2018-08-15T12:35:00Z">
        <w:r w:rsidR="005E5F54" w:rsidRPr="001972BC">
          <w:rPr>
            <w:rFonts w:ascii="Arial" w:hAnsi="Arial" w:cs="Arial"/>
            <w:color w:val="000000"/>
          </w:rPr>
          <w:t xml:space="preserve"> relative importance of arms race versus fluctuating selection in our experiment</w:t>
        </w:r>
      </w:ins>
      <w:ins w:id="203" w:author="Common, Jack" w:date="2018-08-15T12:36:00Z">
        <w:r w:rsidR="005E5F54">
          <w:rPr>
            <w:rFonts w:ascii="Arial" w:hAnsi="Arial" w:cs="Arial"/>
            <w:color w:val="000000"/>
          </w:rPr>
          <w:t xml:space="preserve"> following Hall </w:t>
        </w:r>
        <w:r w:rsidR="005E5F54">
          <w:rPr>
            <w:rFonts w:ascii="Arial" w:hAnsi="Arial" w:cs="Arial"/>
            <w:i/>
            <w:color w:val="000000"/>
          </w:rPr>
          <w:t>et al</w:t>
        </w:r>
        <w:r w:rsidR="005E5F54">
          <w:rPr>
            <w:rFonts w:ascii="Arial" w:hAnsi="Arial" w:cs="Arial"/>
            <w:color w:val="000000"/>
          </w:rPr>
          <w:t>. (2011)</w:t>
        </w:r>
      </w:ins>
      <w:ins w:id="204" w:author="Common, Jack" w:date="2018-08-15T12:35:00Z">
        <w:r w:rsidR="005E5F54">
          <w:rPr>
            <w:rFonts w:ascii="Arial" w:hAnsi="Arial" w:cs="Arial"/>
            <w:color w:val="000000"/>
          </w:rPr>
          <w:t xml:space="preserve"> by </w:t>
        </w:r>
        <w:r w:rsidR="005E5F54" w:rsidRPr="001972BC">
          <w:rPr>
            <w:rFonts w:ascii="Arial" w:hAnsi="Arial" w:cs="Arial"/>
            <w:color w:val="000000"/>
          </w:rPr>
          <w:t>esti</w:t>
        </w:r>
        <w:r w:rsidR="005E5F54">
          <w:rPr>
            <w:rFonts w:ascii="Arial" w:hAnsi="Arial" w:cs="Arial"/>
            <w:color w:val="000000"/>
          </w:rPr>
          <w:t xml:space="preserve">mating the strength of the </w:t>
        </w:r>
      </w:ins>
      <w:ins w:id="205" w:author="Common, Jack" w:date="2018-08-15T12:37:00Z">
        <w:r w:rsidR="005E5F54">
          <w:rPr>
            <w:rFonts w:ascii="Arial" w:hAnsi="Arial" w:cs="Arial"/>
            <w:color w:val="000000"/>
          </w:rPr>
          <w:t xml:space="preserve">genotype </w:t>
        </w:r>
      </w:ins>
      <w:ins w:id="206" w:author="Common, Jack" w:date="2018-08-15T12:35:00Z">
        <w:r w:rsidR="005E5F54">
          <w:rPr>
            <w:rFonts w:ascii="Arial" w:hAnsi="Arial" w:cs="Arial"/>
            <w:color w:val="000000"/>
          </w:rPr>
          <w:t>X environment</w:t>
        </w:r>
      </w:ins>
      <w:ins w:id="207" w:author="Common, Jack" w:date="2018-08-15T12:42:00Z">
        <w:r w:rsidR="00DB67A9">
          <w:rPr>
            <w:rFonts w:ascii="Arial" w:hAnsi="Arial" w:cs="Arial"/>
            <w:color w:val="000000"/>
          </w:rPr>
          <w:t xml:space="preserve"> (</w:t>
        </w:r>
        <w:proofErr w:type="spellStart"/>
        <w:r w:rsidR="00DB67A9">
          <w:rPr>
            <w:rFonts w:ascii="Arial" w:hAnsi="Arial" w:cs="Arial"/>
            <w:color w:val="000000"/>
          </w:rPr>
          <w:t>GxE</w:t>
        </w:r>
        <w:proofErr w:type="spellEnd"/>
        <w:r w:rsidR="00DB67A9">
          <w:rPr>
            <w:rFonts w:ascii="Arial" w:hAnsi="Arial" w:cs="Arial"/>
            <w:color w:val="000000"/>
          </w:rPr>
          <w:t>)</w:t>
        </w:r>
      </w:ins>
      <w:ins w:id="208" w:author="Common, Jack" w:date="2018-08-15T12:35:00Z">
        <w:r w:rsidR="005E5F54" w:rsidRPr="001972BC">
          <w:rPr>
            <w:rFonts w:ascii="Arial" w:hAnsi="Arial" w:cs="Arial"/>
            <w:color w:val="000000"/>
          </w:rPr>
          <w:t xml:space="preserve"> effect on infectivity and resistance</w:t>
        </w:r>
      </w:ins>
      <w:ins w:id="209" w:author="Common, Jack" w:date="2018-08-15T12:38:00Z">
        <w:r w:rsidR="005E5F54">
          <w:rPr>
            <w:rFonts w:ascii="Arial" w:hAnsi="Arial" w:cs="Arial"/>
            <w:color w:val="000000"/>
          </w:rPr>
          <w:t xml:space="preserve"> (see Methods &amp; Materials)</w:t>
        </w:r>
      </w:ins>
      <w:ins w:id="210" w:author="Common, Jack" w:date="2018-08-15T12:35:00Z">
        <w:r w:rsidR="005E5F54" w:rsidRPr="001972BC">
          <w:rPr>
            <w:rFonts w:ascii="Arial" w:hAnsi="Arial" w:cs="Arial"/>
            <w:color w:val="000000"/>
          </w:rPr>
          <w:t xml:space="preserve">. </w:t>
        </w:r>
      </w:ins>
      <w:ins w:id="211" w:author="Common, Jack" w:date="2018-08-15T12:48:00Z">
        <w:r w:rsidR="008C7CC4">
          <w:rPr>
            <w:rFonts w:ascii="Arial" w:hAnsi="Arial" w:cs="Arial"/>
            <w:color w:val="000000"/>
          </w:rPr>
          <w:t>St</w:t>
        </w:r>
      </w:ins>
      <w:ins w:id="212" w:author="Common, Jack" w:date="2018-08-15T12:49:00Z">
        <w:r w:rsidR="008C7CC4">
          <w:rPr>
            <w:rFonts w:ascii="Arial" w:hAnsi="Arial" w:cs="Arial"/>
            <w:color w:val="000000"/>
          </w:rPr>
          <w:t>r</w:t>
        </w:r>
      </w:ins>
      <w:ins w:id="213" w:author="Common, Jack" w:date="2018-08-15T12:48:00Z">
        <w:r w:rsidR="008C7CC4">
          <w:rPr>
            <w:rFonts w:ascii="Arial" w:hAnsi="Arial" w:cs="Arial"/>
            <w:color w:val="000000"/>
          </w:rPr>
          <w:t>onger</w:t>
        </w:r>
      </w:ins>
      <w:ins w:id="214" w:author="Common, Jack" w:date="2018-08-15T12:49:00Z">
        <w:r w:rsidR="008C7CC4">
          <w:rPr>
            <w:rFonts w:ascii="Arial" w:hAnsi="Arial" w:cs="Arial"/>
            <w:color w:val="000000"/>
          </w:rPr>
          <w:t xml:space="preserve"> </w:t>
        </w:r>
        <w:proofErr w:type="spellStart"/>
        <w:r w:rsidR="008C7CC4">
          <w:rPr>
            <w:rFonts w:ascii="Arial" w:hAnsi="Arial" w:cs="Arial"/>
            <w:color w:val="000000"/>
          </w:rPr>
          <w:t>GxE</w:t>
        </w:r>
        <w:proofErr w:type="spellEnd"/>
        <w:r w:rsidR="008C7CC4">
          <w:rPr>
            <w:rFonts w:ascii="Arial" w:hAnsi="Arial" w:cs="Arial"/>
            <w:color w:val="000000"/>
          </w:rPr>
          <w:t xml:space="preserve"> effects are consistent with stronger fluctuating selection. </w:t>
        </w:r>
      </w:ins>
      <w:ins w:id="215" w:author="Common, Jack" w:date="2018-08-15T12:40:00Z">
        <w:r w:rsidR="00DB67A9">
          <w:rPr>
            <w:rFonts w:ascii="Arial" w:hAnsi="Arial" w:cs="Arial"/>
            <w:color w:val="000000"/>
          </w:rPr>
          <w:t xml:space="preserve">This analysis showed that </w:t>
        </w:r>
      </w:ins>
      <w:ins w:id="216" w:author="Common, Jack" w:date="2018-08-15T12:41:00Z">
        <w:r w:rsidR="00DB67A9">
          <w:rPr>
            <w:rFonts w:ascii="Arial" w:hAnsi="Arial" w:cs="Arial"/>
            <w:color w:val="000000"/>
          </w:rPr>
          <w:t>variation among genotypes</w:t>
        </w:r>
      </w:ins>
      <w:ins w:id="217" w:author="Common, Jack" w:date="2018-08-15T12:42:00Z">
        <w:r w:rsidR="00DB67A9">
          <w:rPr>
            <w:rFonts w:ascii="Arial" w:hAnsi="Arial" w:cs="Arial"/>
            <w:color w:val="000000"/>
          </w:rPr>
          <w:t>, while variable,</w:t>
        </w:r>
      </w:ins>
      <w:ins w:id="218" w:author="Common, Jack" w:date="2018-08-15T12:41:00Z">
        <w:r w:rsidR="00DB67A9">
          <w:rPr>
            <w:rFonts w:ascii="Arial" w:hAnsi="Arial" w:cs="Arial"/>
            <w:color w:val="000000"/>
          </w:rPr>
          <w:t xml:space="preserve"> was </w:t>
        </w:r>
      </w:ins>
      <w:ins w:id="219" w:author="Common, Jack" w:date="2018-08-15T12:43:00Z">
        <w:r w:rsidR="00DB67A9">
          <w:rPr>
            <w:rFonts w:ascii="Arial" w:hAnsi="Arial" w:cs="Arial"/>
            <w:color w:val="000000"/>
          </w:rPr>
          <w:t xml:space="preserve">also </w:t>
        </w:r>
      </w:ins>
      <w:ins w:id="220" w:author="Common, Jack" w:date="2018-08-15T12:41:00Z">
        <w:r w:rsidR="00DB67A9">
          <w:rPr>
            <w:rFonts w:ascii="Arial" w:hAnsi="Arial" w:cs="Arial"/>
            <w:color w:val="000000"/>
          </w:rPr>
          <w:t xml:space="preserve">weak, consistent with </w:t>
        </w:r>
      </w:ins>
      <w:ins w:id="221" w:author="Common, Jack" w:date="2018-08-15T12:42:00Z">
        <w:r w:rsidR="00DB67A9">
          <w:rPr>
            <w:rFonts w:ascii="Arial" w:hAnsi="Arial" w:cs="Arial"/>
            <w:color w:val="000000"/>
          </w:rPr>
          <w:t xml:space="preserve">a limited </w:t>
        </w:r>
        <w:proofErr w:type="spellStart"/>
        <w:r w:rsidR="00DB67A9">
          <w:rPr>
            <w:rFonts w:ascii="Arial" w:hAnsi="Arial" w:cs="Arial"/>
            <w:color w:val="000000"/>
          </w:rPr>
          <w:t>GxE</w:t>
        </w:r>
        <w:proofErr w:type="spellEnd"/>
        <w:r w:rsidR="00DB67A9">
          <w:rPr>
            <w:rFonts w:ascii="Arial" w:hAnsi="Arial" w:cs="Arial"/>
            <w:color w:val="000000"/>
          </w:rPr>
          <w:t xml:space="preserve"> effect (</w:t>
        </w:r>
        <w:commentRangeStart w:id="222"/>
        <w:r w:rsidR="00DB67A9">
          <w:rPr>
            <w:rFonts w:ascii="Arial" w:hAnsi="Arial" w:cs="Arial"/>
            <w:color w:val="000000"/>
          </w:rPr>
          <w:t xml:space="preserve">Supplementary </w:t>
        </w:r>
        <w:proofErr w:type="gramStart"/>
        <w:r w:rsidR="00DB67A9">
          <w:rPr>
            <w:rFonts w:ascii="Arial" w:hAnsi="Arial" w:cs="Arial"/>
            <w:color w:val="000000"/>
          </w:rPr>
          <w:t>Figure ?</w:t>
        </w:r>
      </w:ins>
      <w:commentRangeEnd w:id="222"/>
      <w:proofErr w:type="gramEnd"/>
      <w:ins w:id="223" w:author="Common, Jack" w:date="2018-08-15T12:43:00Z">
        <w:r w:rsidR="00DB67A9">
          <w:rPr>
            <w:rStyle w:val="CommentReference"/>
          </w:rPr>
          <w:commentReference w:id="222"/>
        </w:r>
      </w:ins>
      <w:ins w:id="224" w:author="Common, Jack" w:date="2018-08-15T12:42:00Z">
        <w:r w:rsidR="00DB67A9">
          <w:rPr>
            <w:rFonts w:ascii="Arial" w:hAnsi="Arial" w:cs="Arial"/>
            <w:color w:val="000000"/>
          </w:rPr>
          <w:t xml:space="preserve">). </w:t>
        </w:r>
      </w:ins>
      <w:ins w:id="225" w:author="Common, Jack" w:date="2018-08-15T12:59:00Z">
        <w:r w:rsidR="000C3AD7">
          <w:rPr>
            <w:rFonts w:ascii="Arial" w:hAnsi="Arial" w:cs="Arial"/>
            <w:color w:val="000000"/>
          </w:rPr>
          <w:t>T</w:t>
        </w:r>
      </w:ins>
      <w:ins w:id="226" w:author="Common, Jack" w:date="2018-08-15T12:44:00Z">
        <w:r w:rsidR="00DB67A9">
          <w:rPr>
            <w:rFonts w:ascii="Arial" w:hAnsi="Arial" w:cs="Arial"/>
            <w:color w:val="000000"/>
          </w:rPr>
          <w:t xml:space="preserve">he strength of the </w:t>
        </w:r>
        <w:proofErr w:type="spellStart"/>
        <w:r w:rsidR="00DB67A9">
          <w:rPr>
            <w:rFonts w:ascii="Arial" w:hAnsi="Arial" w:cs="Arial"/>
            <w:color w:val="000000"/>
          </w:rPr>
          <w:t>GxE</w:t>
        </w:r>
        <w:proofErr w:type="spellEnd"/>
        <w:r w:rsidR="00DB67A9">
          <w:rPr>
            <w:rFonts w:ascii="Arial" w:hAnsi="Arial" w:cs="Arial"/>
            <w:color w:val="000000"/>
          </w:rPr>
          <w:t xml:space="preserve"> effect did not change significantly with </w:t>
        </w:r>
      </w:ins>
      <w:ins w:id="227" w:author="Common, Jack" w:date="2018-08-15T12:47:00Z">
        <w:r w:rsidR="00BC2787">
          <w:rPr>
            <w:rFonts w:ascii="Arial" w:hAnsi="Arial" w:cs="Arial"/>
            <w:color w:val="000000"/>
          </w:rPr>
          <w:t xml:space="preserve">respect to </w:t>
        </w:r>
      </w:ins>
      <w:ins w:id="228" w:author="Common, Jack" w:date="2018-08-15T12:44:00Z">
        <w:r w:rsidR="00DB67A9">
          <w:rPr>
            <w:rFonts w:ascii="Arial" w:hAnsi="Arial" w:cs="Arial"/>
            <w:color w:val="000000"/>
          </w:rPr>
          <w:t xml:space="preserve">timepoint </w:t>
        </w:r>
      </w:ins>
      <w:ins w:id="229" w:author="Common, Jack" w:date="2018-08-15T12:45:00Z">
        <w:r w:rsidR="00DB67A9">
          <w:rPr>
            <w:rFonts w:ascii="Arial" w:hAnsi="Arial" w:cs="Arial"/>
            <w:color w:val="000000"/>
          </w:rPr>
          <w:t xml:space="preserve">for either phage infectivity </w:t>
        </w:r>
      </w:ins>
      <w:ins w:id="230" w:author="Common, Jack" w:date="2018-08-15T12:44:00Z">
        <w:r w:rsidR="00DB67A9">
          <w:rPr>
            <w:rFonts w:ascii="Arial" w:hAnsi="Arial" w:cs="Arial"/>
            <w:color w:val="000000"/>
          </w:rPr>
          <w:t>(</w:t>
        </w:r>
      </w:ins>
      <w:ins w:id="231" w:author="Common, Jack" w:date="2018-08-15T12:45:00Z">
        <w:r w:rsidR="00DB67A9">
          <w:rPr>
            <w:rFonts w:ascii="Arial" w:hAnsi="Arial" w:cs="Arial"/>
          </w:rPr>
          <w:sym w:font="Symbol" w:char="F063"/>
        </w:r>
        <w:r w:rsidR="00DB67A9">
          <w:rPr>
            <w:rFonts w:ascii="Arial" w:hAnsi="Arial" w:cs="Arial"/>
            <w:vertAlign w:val="superscript"/>
          </w:rPr>
          <w:t>2</w:t>
        </w:r>
        <w:r w:rsidR="00DB67A9">
          <w:rPr>
            <w:rFonts w:ascii="Arial" w:hAnsi="Arial" w:cs="Arial"/>
            <w:vertAlign w:val="subscript"/>
          </w:rPr>
          <w:t>(2,</w:t>
        </w:r>
        <w:proofErr w:type="gramStart"/>
        <w:r w:rsidR="00DB67A9">
          <w:rPr>
            <w:rFonts w:ascii="Arial" w:hAnsi="Arial" w:cs="Arial"/>
            <w:vertAlign w:val="subscript"/>
          </w:rPr>
          <w:t>24)</w:t>
        </w:r>
        <w:r w:rsidR="00DB67A9">
          <w:rPr>
            <w:rFonts w:ascii="Arial" w:hAnsi="Arial" w:cs="Arial"/>
          </w:rPr>
          <w:t>=</w:t>
        </w:r>
        <w:proofErr w:type="gramEnd"/>
        <w:r w:rsidR="00DB67A9">
          <w:rPr>
            <w:rFonts w:ascii="Arial" w:hAnsi="Arial" w:cs="Arial"/>
          </w:rPr>
          <w:t xml:space="preserve">1.93, </w:t>
        </w:r>
        <w:r w:rsidR="00DB67A9">
          <w:rPr>
            <w:rFonts w:ascii="Arial" w:hAnsi="Arial" w:cs="Arial"/>
            <w:i/>
          </w:rPr>
          <w:t>p</w:t>
        </w:r>
        <w:r w:rsidR="00DB67A9">
          <w:rPr>
            <w:rFonts w:ascii="Arial" w:hAnsi="Arial" w:cs="Arial"/>
          </w:rPr>
          <w:t>=0.38)</w:t>
        </w:r>
      </w:ins>
      <w:ins w:id="232" w:author="Common, Jack" w:date="2018-08-15T12:46:00Z">
        <w:r w:rsidR="00DB67A9">
          <w:rPr>
            <w:rFonts w:ascii="Arial" w:hAnsi="Arial" w:cs="Arial"/>
          </w:rPr>
          <w:t xml:space="preserve"> or host resistance </w:t>
        </w:r>
      </w:ins>
      <w:ins w:id="233" w:author="Common, Jack" w:date="2018-08-15T12:47:00Z">
        <w:r w:rsidR="0004235E">
          <w:rPr>
            <w:rFonts w:ascii="Arial" w:hAnsi="Arial" w:cs="Arial"/>
            <w:color w:val="000000"/>
          </w:rPr>
          <w:t>(</w:t>
        </w:r>
        <w:r w:rsidR="0004235E">
          <w:rPr>
            <w:rFonts w:ascii="Arial" w:hAnsi="Arial" w:cs="Arial"/>
          </w:rPr>
          <w:sym w:font="Symbol" w:char="F063"/>
        </w:r>
        <w:r w:rsidR="0004235E">
          <w:rPr>
            <w:rFonts w:ascii="Arial" w:hAnsi="Arial" w:cs="Arial"/>
            <w:vertAlign w:val="superscript"/>
          </w:rPr>
          <w:t>2</w:t>
        </w:r>
        <w:r w:rsidR="0004235E">
          <w:rPr>
            <w:rFonts w:ascii="Arial" w:hAnsi="Arial" w:cs="Arial"/>
            <w:vertAlign w:val="subscript"/>
          </w:rPr>
          <w:t>(2,24)</w:t>
        </w:r>
        <w:r w:rsidR="0004235E">
          <w:rPr>
            <w:rFonts w:ascii="Arial" w:hAnsi="Arial" w:cs="Arial"/>
          </w:rPr>
          <w:t xml:space="preserve">=1.46, </w:t>
        </w:r>
        <w:r w:rsidR="0004235E">
          <w:rPr>
            <w:rFonts w:ascii="Arial" w:hAnsi="Arial" w:cs="Arial"/>
            <w:i/>
          </w:rPr>
          <w:t>p</w:t>
        </w:r>
        <w:r w:rsidR="0004235E">
          <w:rPr>
            <w:rFonts w:ascii="Arial" w:hAnsi="Arial" w:cs="Arial"/>
          </w:rPr>
          <w:t>=0.48).</w:t>
        </w:r>
      </w:ins>
      <w:ins w:id="234" w:author="Common, Jack" w:date="2018-08-15T12:59:00Z">
        <w:r w:rsidR="000C3AD7">
          <w:rPr>
            <w:rFonts w:ascii="Arial" w:hAnsi="Arial" w:cs="Arial"/>
          </w:rPr>
          <w:t xml:space="preserve"> Further, host or phage background in our overall model of time-shift data explained 99.5% of the total variance (Conditional </w:t>
        </w:r>
        <w:r w:rsidR="000C3AD7">
          <w:rPr>
            <w:rFonts w:ascii="Arial" w:hAnsi="Arial" w:cs="Arial"/>
            <w:i/>
          </w:rPr>
          <w:t>R</w:t>
        </w:r>
        <w:r w:rsidR="000C3AD7">
          <w:rPr>
            <w:rFonts w:ascii="Arial" w:hAnsi="Arial" w:cs="Arial"/>
            <w:vertAlign w:val="superscript"/>
          </w:rPr>
          <w:t>2</w:t>
        </w:r>
        <w:r w:rsidR="000C3AD7">
          <w:rPr>
            <w:rFonts w:ascii="Arial" w:hAnsi="Arial" w:cs="Arial"/>
          </w:rPr>
          <w:t xml:space="preserve"> = 0.377…, marginal </w:t>
        </w:r>
        <w:r w:rsidR="000C3AD7">
          <w:rPr>
            <w:rFonts w:ascii="Arial" w:hAnsi="Arial" w:cs="Arial"/>
            <w:i/>
          </w:rPr>
          <w:t>R</w:t>
        </w:r>
        <w:r w:rsidR="000C3AD7">
          <w:rPr>
            <w:rFonts w:ascii="Arial" w:hAnsi="Arial" w:cs="Arial"/>
            <w:vertAlign w:val="superscript"/>
          </w:rPr>
          <w:t xml:space="preserve">2 </w:t>
        </w:r>
        <w:r w:rsidR="000C3AD7">
          <w:rPr>
            <w:rFonts w:ascii="Arial" w:hAnsi="Arial" w:cs="Arial"/>
          </w:rPr>
          <w:t>= 0.375…), suggesting that genotypes were almost identical in their response to time-shift challenges.</w:t>
        </w:r>
      </w:ins>
      <w:ins w:id="235" w:author="Common, Jack" w:date="2018-08-15T13:00:00Z">
        <w:r w:rsidR="00B90EC6">
          <w:rPr>
            <w:rFonts w:ascii="Arial" w:hAnsi="Arial" w:cs="Arial"/>
          </w:rPr>
          <w:t xml:space="preserve"> </w:t>
        </w:r>
      </w:ins>
      <w:del w:id="236" w:author="Common, Jack" w:date="2018-08-15T12:50:00Z">
        <w:r w:rsidR="00AB6CCF" w:rsidRPr="001972BC" w:rsidDel="008C7CC4">
          <w:rPr>
            <w:rFonts w:ascii="Arial" w:hAnsi="Arial" w:cs="Arial"/>
            <w:highlight w:val="yellow"/>
          </w:rPr>
          <w:delText xml:space="preserve">Describe analysis + outcome; </w:delText>
        </w:r>
        <w:r w:rsidR="00AB6CCF" w:rsidDel="008C7CC4">
          <w:rPr>
            <w:rFonts w:ascii="Arial" w:hAnsi="Arial" w:cs="Arial"/>
            <w:highlight w:val="yellow"/>
          </w:rPr>
          <w:delText xml:space="preserve">also </w:delText>
        </w:r>
        <w:r w:rsidR="00AB6CCF" w:rsidRPr="001972BC" w:rsidDel="008C7CC4">
          <w:rPr>
            <w:rFonts w:ascii="Arial" w:hAnsi="Arial" w:cs="Arial"/>
            <w:highlight w:val="yellow"/>
          </w:rPr>
          <w:delText>describe difference between ARD and FS</w:delText>
        </w:r>
        <w:r w:rsidR="00AB6CCF" w:rsidDel="008C7CC4">
          <w:rPr>
            <w:rFonts w:ascii="Arial" w:hAnsi="Arial" w:cs="Arial"/>
            <w:highlight w:val="yellow"/>
          </w:rPr>
          <w:delText>D and the analysis that shows contribution FSD</w:delText>
        </w:r>
        <w:r w:rsidR="0008562E" w:rsidDel="008C7CC4">
          <w:rPr>
            <w:rFonts w:ascii="Arial" w:hAnsi="Arial" w:cs="Arial"/>
          </w:rPr>
          <w:delText xml:space="preserve"> (</w:delText>
        </w:r>
        <w:r w:rsidR="0008562E" w:rsidRPr="001972BC" w:rsidDel="008C7CC4">
          <w:rPr>
            <w:rFonts w:ascii="Arial" w:hAnsi="Arial" w:cs="Arial"/>
            <w:b/>
          </w:rPr>
          <w:delText>Figure 5</w:delText>
        </w:r>
        <w:r w:rsidR="0008562E" w:rsidDel="008C7CC4">
          <w:rPr>
            <w:rFonts w:ascii="Arial" w:hAnsi="Arial" w:cs="Arial"/>
          </w:rPr>
          <w:delText>)</w:delText>
        </w:r>
        <w:r w:rsidR="00AB6CCF" w:rsidDel="008C7CC4">
          <w:rPr>
            <w:rFonts w:ascii="Arial" w:hAnsi="Arial" w:cs="Arial"/>
          </w:rPr>
          <w:delText xml:space="preserve">. </w:delText>
        </w:r>
      </w:del>
      <w:r w:rsidR="00AB6CCF">
        <w:rPr>
          <w:rFonts w:ascii="Arial" w:hAnsi="Arial" w:cs="Arial"/>
        </w:rPr>
        <w:t>Collectively, these data</w:t>
      </w:r>
      <w:ins w:id="237" w:author="Common, Jack" w:date="2018-08-15T13:00:00Z">
        <w:r w:rsidR="00B90EC6">
          <w:rPr>
            <w:rFonts w:ascii="Arial" w:hAnsi="Arial" w:cs="Arial"/>
          </w:rPr>
          <w:t xml:space="preserve"> </w:t>
        </w:r>
      </w:ins>
      <w:del w:id="238" w:author="Common, Jack" w:date="2018-08-15T13:00:00Z">
        <w:r w:rsidR="00AB6CCF" w:rsidDel="00B90EC6">
          <w:rPr>
            <w:rFonts w:ascii="Arial" w:hAnsi="Arial" w:cs="Arial"/>
          </w:rPr>
          <w:delText xml:space="preserve"> therefore </w:delText>
        </w:r>
      </w:del>
      <w:r w:rsidR="00AB6CCF">
        <w:rPr>
          <w:rFonts w:ascii="Arial" w:hAnsi="Arial" w:cs="Arial"/>
        </w:rPr>
        <w:t xml:space="preserve">demonstrate that </w:t>
      </w:r>
      <w:r w:rsidR="00AB6CCF" w:rsidRPr="00A9752E">
        <w:rPr>
          <w:rFonts w:ascii="Arial" w:hAnsi="Arial" w:cs="Arial"/>
          <w:i/>
        </w:rPr>
        <w:lastRenderedPageBreak/>
        <w:t xml:space="preserve">S. </w:t>
      </w:r>
      <w:proofErr w:type="spellStart"/>
      <w:r w:rsidR="00AB6CCF" w:rsidRPr="00A9752E">
        <w:rPr>
          <w:rFonts w:ascii="Arial" w:hAnsi="Arial" w:cs="Arial"/>
          <w:i/>
        </w:rPr>
        <w:t>thermophilus</w:t>
      </w:r>
      <w:proofErr w:type="spellEnd"/>
      <w:r w:rsidR="00AB6CCF">
        <w:rPr>
          <w:rFonts w:ascii="Arial" w:hAnsi="Arial" w:cs="Arial"/>
        </w:rPr>
        <w:t xml:space="preserve"> DGCC7710 and phage D2972 coevolved under these experimental conditions, and that the dynamics of their coevolution predominantly follows an arms race.</w:t>
      </w:r>
      <w:ins w:id="239" w:author="Common, Jack" w:date="2018-08-15T11:03:00Z">
        <w:r w:rsidR="00864765">
          <w:rPr>
            <w:rFonts w:ascii="Arial" w:hAnsi="Arial" w:cs="Arial"/>
          </w:rPr>
          <w:t xml:space="preserve"> </w:t>
        </w:r>
      </w:ins>
    </w:p>
    <w:p w14:paraId="3E13DF7A" w14:textId="5AB35580" w:rsidR="002D6E0B" w:rsidRPr="001972BC" w:rsidRDefault="00AB6CCF" w:rsidP="001972BC">
      <w:pPr>
        <w:spacing w:line="360" w:lineRule="auto"/>
        <w:jc w:val="both"/>
        <w:outlineLvl w:val="0"/>
        <w:rPr>
          <w:rFonts w:ascii="Arial" w:hAnsi="Arial" w:cs="Arial"/>
        </w:rPr>
      </w:pPr>
      <w:r>
        <w:rPr>
          <w:rFonts w:ascii="Arial" w:hAnsi="Arial" w:cs="Arial"/>
        </w:rPr>
        <w:tab/>
        <w:t>Finally, we wanted to test the hypothesis that the patterns of infectivity evolution in these experiments are caused by the acquisition of point mutations in the target sequences. Such mutations have been observed in a previous co-culture experiment (</w:t>
      </w:r>
      <w:proofErr w:type="spellStart"/>
      <w:r>
        <w:rPr>
          <w:rFonts w:ascii="Arial" w:hAnsi="Arial" w:cs="Arial"/>
        </w:rPr>
        <w:t>Paez</w:t>
      </w:r>
      <w:proofErr w:type="spellEnd"/>
      <w:r>
        <w:rPr>
          <w:rFonts w:ascii="Arial" w:hAnsi="Arial" w:cs="Arial"/>
        </w:rPr>
        <w:t xml:space="preserve">-Espino </w:t>
      </w:r>
      <w:proofErr w:type="spellStart"/>
      <w:r>
        <w:rPr>
          <w:rFonts w:ascii="Arial" w:hAnsi="Arial" w:cs="Arial"/>
        </w:rPr>
        <w:t>MBio</w:t>
      </w:r>
      <w:proofErr w:type="spellEnd"/>
      <w:r>
        <w:rPr>
          <w:rFonts w:ascii="Arial" w:hAnsi="Arial" w:cs="Arial"/>
        </w:rPr>
        <w:t>), and provides a known mechanism for phage to overcome CRISPR resistance (</w:t>
      </w:r>
      <w:proofErr w:type="spellStart"/>
      <w:r>
        <w:rPr>
          <w:rFonts w:ascii="Arial" w:hAnsi="Arial" w:cs="Arial"/>
        </w:rPr>
        <w:t>Deveau</w:t>
      </w:r>
      <w:proofErr w:type="spellEnd"/>
      <w:r>
        <w:rPr>
          <w:rFonts w:ascii="Arial" w:hAnsi="Arial" w:cs="Arial"/>
        </w:rPr>
        <w:t xml:space="preserve"> </w:t>
      </w:r>
      <w:proofErr w:type="spellStart"/>
      <w:r>
        <w:rPr>
          <w:rFonts w:ascii="Arial" w:hAnsi="Arial" w:cs="Arial"/>
        </w:rPr>
        <w:t>JBac</w:t>
      </w:r>
      <w:proofErr w:type="spellEnd"/>
      <w:r>
        <w:rPr>
          <w:rFonts w:ascii="Arial" w:hAnsi="Arial" w:cs="Arial"/>
        </w:rPr>
        <w:t>). We therefore PCR amplified … protospacer sequences, followed by Sanger sequencing. This showed that …% of infectivity patterns could be explained by point mutations</w:t>
      </w:r>
      <w:r w:rsidR="0008562E">
        <w:rPr>
          <w:rFonts w:ascii="Arial" w:hAnsi="Arial" w:cs="Arial"/>
        </w:rPr>
        <w:t xml:space="preserve"> (</w:t>
      </w:r>
      <w:r w:rsidR="0008562E">
        <w:rPr>
          <w:rFonts w:ascii="Arial" w:hAnsi="Arial" w:cs="Arial"/>
          <w:b/>
        </w:rPr>
        <w:t>F</w:t>
      </w:r>
      <w:r w:rsidR="0008562E" w:rsidRPr="001972BC">
        <w:rPr>
          <w:rFonts w:ascii="Arial" w:hAnsi="Arial" w:cs="Arial"/>
          <w:b/>
        </w:rPr>
        <w:t>igure X</w:t>
      </w:r>
      <w:r w:rsidR="0008562E">
        <w:rPr>
          <w:rFonts w:ascii="Arial" w:hAnsi="Arial" w:cs="Arial"/>
        </w:rPr>
        <w:t>)</w:t>
      </w:r>
      <w:r>
        <w:rPr>
          <w:rFonts w:ascii="Arial" w:hAnsi="Arial" w:cs="Arial"/>
        </w:rPr>
        <w:t xml:space="preserve">, suggesting this is the dominant if not exclusive mechanism of CRISPR-phage coevolution in this system.  </w:t>
      </w:r>
    </w:p>
    <w:p w14:paraId="2EE7B97E" w14:textId="77777777" w:rsidR="00AB6CCF" w:rsidRDefault="00AB6CCF">
      <w:pPr>
        <w:rPr>
          <w:rFonts w:ascii="Arial" w:hAnsi="Arial" w:cs="Arial"/>
          <w:b/>
        </w:rPr>
      </w:pPr>
      <w:r>
        <w:rPr>
          <w:rFonts w:ascii="Arial" w:hAnsi="Arial" w:cs="Arial"/>
          <w:b/>
        </w:rPr>
        <w:br w:type="page"/>
      </w:r>
    </w:p>
    <w:p w14:paraId="1B710F0F" w14:textId="562A46B7" w:rsidR="002D6E0B" w:rsidRPr="001972BC" w:rsidRDefault="002D6E0B" w:rsidP="001972BC">
      <w:pPr>
        <w:spacing w:line="360" w:lineRule="auto"/>
        <w:jc w:val="both"/>
        <w:outlineLvl w:val="0"/>
        <w:rPr>
          <w:rFonts w:ascii="Arial" w:hAnsi="Arial" w:cs="Arial"/>
          <w:b/>
        </w:rPr>
      </w:pPr>
      <w:r w:rsidRPr="001972BC">
        <w:rPr>
          <w:rFonts w:ascii="Arial" w:hAnsi="Arial" w:cs="Arial"/>
          <w:b/>
        </w:rPr>
        <w:lastRenderedPageBreak/>
        <w:t>DISCUSSION</w:t>
      </w:r>
    </w:p>
    <w:p w14:paraId="03AA8973" w14:textId="6DC30A47" w:rsidR="002D6E0B" w:rsidRDefault="0077198F" w:rsidP="001972BC">
      <w:pPr>
        <w:spacing w:line="360" w:lineRule="auto"/>
        <w:jc w:val="both"/>
        <w:outlineLvl w:val="0"/>
        <w:rPr>
          <w:rFonts w:ascii="Arial" w:hAnsi="Arial" w:cs="Arial"/>
        </w:rPr>
      </w:pPr>
      <w:r w:rsidRPr="001972BC">
        <w:rPr>
          <w:rFonts w:ascii="Arial" w:hAnsi="Arial" w:cs="Arial"/>
          <w:i/>
        </w:rPr>
        <w:t xml:space="preserve">Streptococcus </w:t>
      </w:r>
      <w:proofErr w:type="spellStart"/>
      <w:r w:rsidRPr="001972BC">
        <w:rPr>
          <w:rFonts w:ascii="Arial" w:hAnsi="Arial" w:cs="Arial"/>
          <w:i/>
        </w:rPr>
        <w:t>thermophilus</w:t>
      </w:r>
      <w:proofErr w:type="spellEnd"/>
      <w:r>
        <w:rPr>
          <w:rFonts w:ascii="Arial" w:hAnsi="Arial" w:cs="Arial"/>
        </w:rPr>
        <w:t xml:space="preserve"> DGCC7710 is one of the best studied models for studying the evolution of CRISPR resistance. The two most active CRISPR loci, </w:t>
      </w:r>
      <w:r w:rsidR="00DF31F4">
        <w:rPr>
          <w:rFonts w:ascii="Arial" w:hAnsi="Arial" w:cs="Arial"/>
        </w:rPr>
        <w:t>CRISPR1 and CRISPR3</w:t>
      </w:r>
      <w:r>
        <w:rPr>
          <w:rFonts w:ascii="Arial" w:hAnsi="Arial" w:cs="Arial"/>
        </w:rPr>
        <w:t>,</w:t>
      </w:r>
      <w:r w:rsidR="00DF31F4">
        <w:rPr>
          <w:rFonts w:ascii="Arial" w:hAnsi="Arial" w:cs="Arial"/>
        </w:rPr>
        <w:t xml:space="preserve"> are part of type II-A CRISPR-</w:t>
      </w:r>
      <w:proofErr w:type="spellStart"/>
      <w:r w:rsidR="00DF31F4">
        <w:rPr>
          <w:rFonts w:ascii="Arial" w:hAnsi="Arial" w:cs="Arial"/>
        </w:rPr>
        <w:t>Cas</w:t>
      </w:r>
      <w:proofErr w:type="spellEnd"/>
      <w:r w:rsidR="00DF31F4">
        <w:rPr>
          <w:rFonts w:ascii="Arial" w:hAnsi="Arial" w:cs="Arial"/>
        </w:rPr>
        <w:t xml:space="preserve"> systems</w:t>
      </w:r>
      <w:r>
        <w:rPr>
          <w:rFonts w:ascii="Arial" w:hAnsi="Arial" w:cs="Arial"/>
        </w:rPr>
        <w:t xml:space="preserve"> and are induced upon infection with D2972 (Young </w:t>
      </w:r>
      <w:proofErr w:type="spellStart"/>
      <w:r>
        <w:rPr>
          <w:rFonts w:ascii="Arial" w:hAnsi="Arial" w:cs="Arial"/>
        </w:rPr>
        <w:t>PLoS</w:t>
      </w:r>
      <w:proofErr w:type="spellEnd"/>
      <w:r>
        <w:rPr>
          <w:rFonts w:ascii="Arial" w:hAnsi="Arial" w:cs="Arial"/>
        </w:rPr>
        <w:t xml:space="preserve"> One). If bacteria carry spacers that target the phage, the</w:t>
      </w:r>
      <w:r w:rsidR="00DF31F4">
        <w:rPr>
          <w:rFonts w:ascii="Arial" w:hAnsi="Arial" w:cs="Arial"/>
        </w:rPr>
        <w:t xml:space="preserve"> crRNA guide Cas9 enzymes to cleave the phage genome </w:t>
      </w:r>
      <w:r>
        <w:rPr>
          <w:rFonts w:ascii="Arial" w:hAnsi="Arial" w:cs="Arial"/>
        </w:rPr>
        <w:t xml:space="preserve">within the complementary sequences (protospacers) </w:t>
      </w:r>
      <w:r w:rsidR="00DF31F4">
        <w:rPr>
          <w:rFonts w:ascii="Arial" w:hAnsi="Arial" w:cs="Arial"/>
        </w:rPr>
        <w:t xml:space="preserve">3 </w:t>
      </w:r>
      <w:proofErr w:type="spellStart"/>
      <w:r w:rsidR="00DF31F4">
        <w:rPr>
          <w:rFonts w:ascii="Arial" w:hAnsi="Arial" w:cs="Arial"/>
        </w:rPr>
        <w:t>nt</w:t>
      </w:r>
      <w:proofErr w:type="spellEnd"/>
      <w:r w:rsidR="00DF31F4">
        <w:rPr>
          <w:rFonts w:ascii="Arial" w:hAnsi="Arial" w:cs="Arial"/>
        </w:rPr>
        <w:t xml:space="preserve"> upstream of the PAM (Garneau Nature; Magadan </w:t>
      </w:r>
      <w:proofErr w:type="spellStart"/>
      <w:r w:rsidR="00DF31F4">
        <w:rPr>
          <w:rFonts w:ascii="Arial" w:hAnsi="Arial" w:cs="Arial"/>
        </w:rPr>
        <w:t>PLoS</w:t>
      </w:r>
      <w:proofErr w:type="spellEnd"/>
      <w:r w:rsidR="00DF31F4">
        <w:rPr>
          <w:rFonts w:ascii="Arial" w:hAnsi="Arial" w:cs="Arial"/>
        </w:rPr>
        <w:t>).</w:t>
      </w:r>
      <w:r>
        <w:rPr>
          <w:rFonts w:ascii="Arial" w:hAnsi="Arial" w:cs="Arial"/>
        </w:rPr>
        <w:t xml:space="preserve"> If matching spacers are not yet present within the arrays, the bacteria can survive if they capture a new spacer, a process that is Cas9-dependent (</w:t>
      </w:r>
      <w:proofErr w:type="gramStart"/>
      <w:r>
        <w:rPr>
          <w:rFonts w:ascii="Arial" w:hAnsi="Arial" w:cs="Arial"/>
        </w:rPr>
        <w:t>Terns ;</w:t>
      </w:r>
      <w:proofErr w:type="gramEnd"/>
      <w:r>
        <w:rPr>
          <w:rFonts w:ascii="Arial" w:hAnsi="Arial" w:cs="Arial"/>
        </w:rPr>
        <w:t xml:space="preserve"> </w:t>
      </w:r>
      <w:proofErr w:type="spellStart"/>
      <w:r>
        <w:rPr>
          <w:rFonts w:ascii="Arial" w:hAnsi="Arial" w:cs="Arial"/>
        </w:rPr>
        <w:t>Marraffini</w:t>
      </w:r>
      <w:proofErr w:type="spellEnd"/>
      <w:r>
        <w:rPr>
          <w:rFonts w:ascii="Arial" w:hAnsi="Arial" w:cs="Arial"/>
        </w:rPr>
        <w:t xml:space="preserve">). Such acquisition of novel spacers is a rare event (estimated frequency of 1 in … (see </w:t>
      </w:r>
      <w:proofErr w:type="spellStart"/>
      <w:r>
        <w:rPr>
          <w:rFonts w:ascii="Arial" w:hAnsi="Arial" w:cs="Arial"/>
        </w:rPr>
        <w:t>Varble</w:t>
      </w:r>
      <w:proofErr w:type="spellEnd"/>
      <w:r>
        <w:rPr>
          <w:rFonts w:ascii="Arial" w:hAnsi="Arial" w:cs="Arial"/>
        </w:rPr>
        <w:t xml:space="preserve"> et al)), and thought to occur predominantly in response to defective </w:t>
      </w:r>
      <w:proofErr w:type="spellStart"/>
      <w:r>
        <w:rPr>
          <w:rFonts w:ascii="Arial" w:hAnsi="Arial" w:cs="Arial"/>
        </w:rPr>
        <w:t>phages</w:t>
      </w:r>
      <w:proofErr w:type="spellEnd"/>
      <w:r>
        <w:rPr>
          <w:rFonts w:ascii="Arial" w:hAnsi="Arial" w:cs="Arial"/>
        </w:rPr>
        <w:t xml:space="preserve"> (Hynes &amp; </w:t>
      </w:r>
      <w:proofErr w:type="spellStart"/>
      <w:r>
        <w:rPr>
          <w:rFonts w:ascii="Arial" w:hAnsi="Arial" w:cs="Arial"/>
        </w:rPr>
        <w:t>Moineau</w:t>
      </w:r>
      <w:proofErr w:type="spellEnd"/>
      <w:r>
        <w:rPr>
          <w:rFonts w:ascii="Arial" w:hAnsi="Arial" w:cs="Arial"/>
        </w:rPr>
        <w:t xml:space="preserve">). Alternatively, if the bacteria encode both a Restriction-Modification system and a CRISPR system, the cleavage by the former may facilitate spacer acquisition by the latter (Hynes Nature </w:t>
      </w:r>
      <w:proofErr w:type="spellStart"/>
      <w:r>
        <w:rPr>
          <w:rFonts w:ascii="Arial" w:hAnsi="Arial" w:cs="Arial"/>
        </w:rPr>
        <w:t>Comm</w:t>
      </w:r>
      <w:proofErr w:type="spellEnd"/>
      <w:r>
        <w:rPr>
          <w:rFonts w:ascii="Arial" w:hAnsi="Arial" w:cs="Arial"/>
        </w:rPr>
        <w:t>).</w:t>
      </w:r>
    </w:p>
    <w:p w14:paraId="15257F16" w14:textId="6E6E26AC" w:rsidR="002B0767" w:rsidRDefault="0077198F">
      <w:pPr>
        <w:spacing w:line="360" w:lineRule="auto"/>
        <w:jc w:val="both"/>
        <w:outlineLvl w:val="0"/>
        <w:rPr>
          <w:rFonts w:ascii="Arial" w:hAnsi="Arial" w:cs="Arial"/>
        </w:rPr>
      </w:pPr>
      <w:r>
        <w:rPr>
          <w:rFonts w:ascii="Arial" w:hAnsi="Arial" w:cs="Arial"/>
        </w:rPr>
        <w:tab/>
        <w:t xml:space="preserve">When the rates of spacer acquisition are low, the levels </w:t>
      </w:r>
      <w:r w:rsidR="002B0767">
        <w:rPr>
          <w:rFonts w:ascii="Arial" w:hAnsi="Arial" w:cs="Arial"/>
        </w:rPr>
        <w:t xml:space="preserve">and evenness </w:t>
      </w:r>
      <w:r>
        <w:rPr>
          <w:rFonts w:ascii="Arial" w:hAnsi="Arial" w:cs="Arial"/>
        </w:rPr>
        <w:t>of spacer diversity are expected to be relatively low as well</w:t>
      </w:r>
      <w:r w:rsidR="002B0767">
        <w:rPr>
          <w:rFonts w:ascii="Arial" w:hAnsi="Arial" w:cs="Arial"/>
        </w:rPr>
        <w:t xml:space="preserve">. Both theory and data have demonstrated that low spacer diversity levels favour phage persistence through their acquisition of point mutations to overcome host resistance. </w:t>
      </w:r>
      <w:r w:rsidR="00237971">
        <w:rPr>
          <w:rFonts w:ascii="Arial" w:hAnsi="Arial" w:cs="Arial"/>
        </w:rPr>
        <w:t>In the case of the</w:t>
      </w:r>
      <w:r w:rsidR="00237971" w:rsidRPr="00B9556A">
        <w:rPr>
          <w:rFonts w:ascii="Arial" w:hAnsi="Arial" w:cs="Arial"/>
        </w:rPr>
        <w:t xml:space="preserve"> Type I-F system </w:t>
      </w:r>
      <w:r w:rsidR="00237971">
        <w:rPr>
          <w:rFonts w:ascii="Arial" w:hAnsi="Arial" w:cs="Arial"/>
        </w:rPr>
        <w:t>of</w:t>
      </w:r>
      <w:r w:rsidR="00237971" w:rsidRPr="00B9556A">
        <w:rPr>
          <w:rFonts w:ascii="Arial" w:hAnsi="Arial" w:cs="Arial"/>
        </w:rPr>
        <w:t xml:space="preserve"> </w:t>
      </w:r>
      <w:r w:rsidR="00237971" w:rsidRPr="00B9556A">
        <w:rPr>
          <w:rFonts w:ascii="Arial" w:hAnsi="Arial" w:cs="Arial"/>
          <w:i/>
        </w:rPr>
        <w:t>Pseudomonas aeruginosa</w:t>
      </w:r>
      <w:r w:rsidR="00237971">
        <w:rPr>
          <w:rFonts w:ascii="Arial" w:hAnsi="Arial" w:cs="Arial"/>
        </w:rPr>
        <w:t xml:space="preserve">, high levels of spacer diversity naturally evolve following infection with phage DMS3vir, leading to rapid phage extinction (van </w:t>
      </w:r>
      <w:proofErr w:type="spellStart"/>
      <w:r w:rsidR="00237971">
        <w:rPr>
          <w:rFonts w:ascii="Arial" w:hAnsi="Arial" w:cs="Arial"/>
        </w:rPr>
        <w:t>Houte</w:t>
      </w:r>
      <w:proofErr w:type="spellEnd"/>
      <w:r w:rsidR="00237971">
        <w:rPr>
          <w:rFonts w:ascii="Arial" w:hAnsi="Arial" w:cs="Arial"/>
        </w:rPr>
        <w:t>).</w:t>
      </w:r>
      <w:r w:rsidR="00237971" w:rsidRPr="00B9556A">
        <w:rPr>
          <w:rFonts w:ascii="Arial" w:hAnsi="Arial" w:cs="Arial"/>
        </w:rPr>
        <w:t xml:space="preserve"> </w:t>
      </w:r>
      <w:r w:rsidR="00237971">
        <w:rPr>
          <w:rFonts w:ascii="Arial" w:hAnsi="Arial" w:cs="Arial"/>
        </w:rPr>
        <w:t xml:space="preserve">This work and </w:t>
      </w:r>
      <w:r w:rsidR="00237971" w:rsidRPr="001972BC">
        <w:rPr>
          <w:rFonts w:ascii="Arial" w:hAnsi="Arial" w:cs="Arial"/>
        </w:rPr>
        <w:t>a</w:t>
      </w:r>
      <w:r w:rsidR="00931B14">
        <w:rPr>
          <w:rFonts w:ascii="Arial" w:hAnsi="Arial" w:cs="Arial"/>
        </w:rPr>
        <w:t xml:space="preserve"> previous co-culture experiment show that </w:t>
      </w:r>
      <w:r w:rsidR="00931B14" w:rsidRPr="00A9752E">
        <w:rPr>
          <w:rFonts w:ascii="Arial" w:hAnsi="Arial" w:cs="Arial"/>
          <w:i/>
        </w:rPr>
        <w:t xml:space="preserve">S. </w:t>
      </w:r>
      <w:proofErr w:type="spellStart"/>
      <w:r w:rsidR="00931B14" w:rsidRPr="00A9752E">
        <w:rPr>
          <w:rFonts w:ascii="Arial" w:hAnsi="Arial" w:cs="Arial"/>
          <w:i/>
        </w:rPr>
        <w:t>thermophilus</w:t>
      </w:r>
      <w:proofErr w:type="spellEnd"/>
      <w:r w:rsidR="00931B14">
        <w:rPr>
          <w:rFonts w:ascii="Arial" w:hAnsi="Arial" w:cs="Arial"/>
        </w:rPr>
        <w:t xml:space="preserve"> strain DGCC7710 and its </w:t>
      </w:r>
      <w:r w:rsidR="00931B14" w:rsidRPr="00B9556A">
        <w:rPr>
          <w:rFonts w:ascii="Arial" w:hAnsi="Arial" w:cs="Arial"/>
        </w:rPr>
        <w:t>lytic</w:t>
      </w:r>
      <w:r w:rsidR="00931B14">
        <w:rPr>
          <w:rFonts w:ascii="Arial" w:hAnsi="Arial" w:cs="Arial"/>
        </w:rPr>
        <w:t xml:space="preserve"> phage</w:t>
      </w:r>
      <w:r w:rsidR="00931B14" w:rsidRPr="00B9556A">
        <w:rPr>
          <w:rFonts w:ascii="Arial" w:hAnsi="Arial" w:cs="Arial"/>
        </w:rPr>
        <w:t xml:space="preserve"> </w:t>
      </w:r>
      <w:r w:rsidR="00931B14">
        <w:rPr>
          <w:rFonts w:ascii="Arial" w:hAnsi="Arial" w:cs="Arial"/>
        </w:rPr>
        <w:t>D2972</w:t>
      </w:r>
      <w:r w:rsidR="00931B14" w:rsidRPr="00B9556A">
        <w:rPr>
          <w:rFonts w:ascii="Arial" w:hAnsi="Arial" w:cs="Arial"/>
        </w:rPr>
        <w:t xml:space="preserve"> </w:t>
      </w:r>
      <w:r w:rsidR="00931B14">
        <w:rPr>
          <w:rFonts w:ascii="Arial" w:hAnsi="Arial" w:cs="Arial"/>
        </w:rPr>
        <w:t>can coexist for approximately 35 days (</w:t>
      </w:r>
      <w:proofErr w:type="spellStart"/>
      <w:r w:rsidR="00931B14">
        <w:rPr>
          <w:rFonts w:ascii="Arial" w:hAnsi="Arial" w:cs="Arial"/>
        </w:rPr>
        <w:t>Paez</w:t>
      </w:r>
      <w:proofErr w:type="spellEnd"/>
      <w:r w:rsidR="00931B14">
        <w:rPr>
          <w:rFonts w:ascii="Arial" w:hAnsi="Arial" w:cs="Arial"/>
        </w:rPr>
        <w:t xml:space="preserve">-Espino </w:t>
      </w:r>
      <w:proofErr w:type="spellStart"/>
      <w:r w:rsidR="00931B14">
        <w:rPr>
          <w:rFonts w:ascii="Arial" w:hAnsi="Arial" w:cs="Arial"/>
        </w:rPr>
        <w:t>MBio</w:t>
      </w:r>
      <w:proofErr w:type="spellEnd"/>
      <w:r w:rsidR="00931B14">
        <w:rPr>
          <w:rFonts w:ascii="Arial" w:hAnsi="Arial" w:cs="Arial"/>
        </w:rPr>
        <w:t xml:space="preserve">), but </w:t>
      </w:r>
      <w:r w:rsidR="00237971">
        <w:rPr>
          <w:rFonts w:ascii="Arial" w:hAnsi="Arial" w:cs="Arial"/>
        </w:rPr>
        <w:t xml:space="preserve">due to lack of phenotypic data to support coevolution </w:t>
      </w:r>
      <w:r w:rsidR="002B0767">
        <w:rPr>
          <w:rFonts w:ascii="Arial" w:hAnsi="Arial" w:cs="Arial"/>
        </w:rPr>
        <w:t xml:space="preserve">it remained unclear whether </w:t>
      </w:r>
      <w:r w:rsidR="00237971">
        <w:rPr>
          <w:rFonts w:ascii="Arial" w:hAnsi="Arial" w:cs="Arial"/>
        </w:rPr>
        <w:t>phage persistence</w:t>
      </w:r>
      <w:r w:rsidR="002B0767">
        <w:rPr>
          <w:rFonts w:ascii="Arial" w:hAnsi="Arial" w:cs="Arial"/>
        </w:rPr>
        <w:t xml:space="preserve"> was </w:t>
      </w:r>
      <w:r w:rsidR="00237971">
        <w:rPr>
          <w:rFonts w:ascii="Arial" w:hAnsi="Arial" w:cs="Arial"/>
        </w:rPr>
        <w:t>driven</w:t>
      </w:r>
      <w:r w:rsidR="002B0767">
        <w:rPr>
          <w:rFonts w:ascii="Arial" w:hAnsi="Arial" w:cs="Arial"/>
        </w:rPr>
        <w:t xml:space="preserve"> </w:t>
      </w:r>
      <w:r w:rsidR="00237971">
        <w:rPr>
          <w:rFonts w:ascii="Arial" w:hAnsi="Arial" w:cs="Arial"/>
        </w:rPr>
        <w:t>by</w:t>
      </w:r>
      <w:r w:rsidR="002B0767">
        <w:rPr>
          <w:rFonts w:ascii="Arial" w:hAnsi="Arial" w:cs="Arial"/>
        </w:rPr>
        <w:t xml:space="preserve"> coevolution or back mutation </w:t>
      </w:r>
      <w:r w:rsidR="00237971">
        <w:rPr>
          <w:rFonts w:ascii="Arial" w:hAnsi="Arial" w:cs="Arial"/>
        </w:rPr>
        <w:t xml:space="preserve">of host resistance to susceptibility </w:t>
      </w:r>
      <w:r w:rsidR="002B0767">
        <w:rPr>
          <w:rFonts w:ascii="Arial" w:hAnsi="Arial" w:cs="Arial"/>
        </w:rPr>
        <w:t>(</w:t>
      </w:r>
      <w:proofErr w:type="spellStart"/>
      <w:r w:rsidR="002B0767">
        <w:rPr>
          <w:rFonts w:ascii="Arial" w:hAnsi="Arial" w:cs="Arial"/>
        </w:rPr>
        <w:t>Weissman</w:t>
      </w:r>
      <w:proofErr w:type="spellEnd"/>
      <w:r w:rsidR="002B0767">
        <w:rPr>
          <w:rFonts w:ascii="Arial" w:hAnsi="Arial" w:cs="Arial"/>
        </w:rPr>
        <w:t xml:space="preserve"> ISME). Here we present the first direct evidence of coevolution between CRISPR and phage under laboratory conditions, and demonstrate that </w:t>
      </w:r>
      <w:r w:rsidR="00237971">
        <w:rPr>
          <w:rFonts w:ascii="Arial" w:hAnsi="Arial" w:cs="Arial"/>
        </w:rPr>
        <w:t>it is</w:t>
      </w:r>
      <w:r w:rsidR="002B0767">
        <w:rPr>
          <w:rFonts w:ascii="Arial" w:hAnsi="Arial" w:cs="Arial"/>
        </w:rPr>
        <w:t xml:space="preserve"> associated </w:t>
      </w:r>
      <w:r w:rsidR="00237971">
        <w:rPr>
          <w:rFonts w:ascii="Arial" w:hAnsi="Arial" w:cs="Arial"/>
        </w:rPr>
        <w:t>with</w:t>
      </w:r>
      <w:r w:rsidR="002B0767">
        <w:rPr>
          <w:rFonts w:ascii="Arial" w:hAnsi="Arial" w:cs="Arial"/>
        </w:rPr>
        <w:t xml:space="preserve"> arms race</w:t>
      </w:r>
      <w:r w:rsidR="00237971">
        <w:rPr>
          <w:rFonts w:ascii="Arial" w:hAnsi="Arial" w:cs="Arial"/>
        </w:rPr>
        <w:t xml:space="preserve"> dynamics (ARD). During ARD</w:t>
      </w:r>
      <w:r w:rsidR="002B0767">
        <w:rPr>
          <w:rFonts w:ascii="Arial" w:hAnsi="Arial" w:cs="Arial"/>
        </w:rPr>
        <w:t xml:space="preserve"> hosts increasing their resistance ranges over time through the accumulation of spacers and </w:t>
      </w:r>
      <w:proofErr w:type="spellStart"/>
      <w:r w:rsidR="002B0767">
        <w:rPr>
          <w:rFonts w:ascii="Arial" w:hAnsi="Arial" w:cs="Arial"/>
        </w:rPr>
        <w:t>phages</w:t>
      </w:r>
      <w:proofErr w:type="spellEnd"/>
      <w:r w:rsidR="002B0767">
        <w:rPr>
          <w:rFonts w:ascii="Arial" w:hAnsi="Arial" w:cs="Arial"/>
        </w:rPr>
        <w:t xml:space="preserve"> increasing their infectivity ranges over time through the accumulation of point mutations in protospacers.</w:t>
      </w:r>
      <w:r w:rsidR="002B0767" w:rsidRPr="002B0767">
        <w:rPr>
          <w:rFonts w:ascii="Arial" w:hAnsi="Arial" w:cs="Arial"/>
        </w:rPr>
        <w:t xml:space="preserve"> </w:t>
      </w:r>
      <w:r w:rsidR="002B0767" w:rsidRPr="00B9556A">
        <w:rPr>
          <w:rFonts w:ascii="Arial" w:hAnsi="Arial" w:cs="Arial"/>
        </w:rPr>
        <w:t xml:space="preserve">ARD </w:t>
      </w:r>
      <w:r w:rsidR="002B0767">
        <w:rPr>
          <w:rFonts w:ascii="Arial" w:hAnsi="Arial" w:cs="Arial"/>
        </w:rPr>
        <w:t>may</w:t>
      </w:r>
      <w:r w:rsidR="002B0767" w:rsidRPr="00B9556A">
        <w:rPr>
          <w:rFonts w:ascii="Arial" w:hAnsi="Arial" w:cs="Arial"/>
        </w:rPr>
        <w:t xml:space="preserve"> eventually result in phage extinction as </w:t>
      </w:r>
      <w:r w:rsidR="002B0767">
        <w:rPr>
          <w:rFonts w:ascii="Arial" w:hAnsi="Arial" w:cs="Arial"/>
        </w:rPr>
        <w:t xml:space="preserve">the burden of acquiring increasing numbers of mutations in the phage genome </w:t>
      </w:r>
      <w:r w:rsidR="002B0767" w:rsidRPr="00B9556A">
        <w:rPr>
          <w:rFonts w:ascii="Arial" w:hAnsi="Arial" w:cs="Arial"/>
        </w:rPr>
        <w:t xml:space="preserve">becomes too great for the phage </w:t>
      </w:r>
      <w:r w:rsidR="002B0767" w:rsidRPr="00B9556A">
        <w:rPr>
          <w:rFonts w:ascii="Arial" w:hAnsi="Arial" w:cs="Arial"/>
        </w:rPr>
        <w:fldChar w:fldCharType="begin">
          <w:fldData xml:space="preserve">PEVuZE5vdGU+PENpdGU+PEF1dGhvcj5MZW5za2k8L0F1dGhvcj48WWVhcj4xOTg1PC9ZZWFyPjxS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</w:fldData>
        </w:fldChar>
      </w:r>
      <w:r w:rsidR="002B0767" w:rsidRPr="00B9556A">
        <w:rPr>
          <w:rFonts w:ascii="Arial" w:hAnsi="Arial" w:cs="Arial"/>
        </w:rPr>
        <w:instrText xml:space="preserve"> ADDIN EN.CITE </w:instrText>
      </w:r>
      <w:r w:rsidR="002B0767" w:rsidRPr="00B9556A">
        <w:rPr>
          <w:rFonts w:ascii="Arial" w:hAnsi="Arial" w:cs="Arial"/>
        </w:rPr>
        <w:fldChar w:fldCharType="begin">
          <w:fldData xml:space="preserve">PEVuZE5vdGU+PENpdGU+PEF1dGhvcj5MZW5za2k8L0F1dGhvcj48WWVhcj4xOTg1PC9ZZWFyPjxS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</w:fldData>
        </w:fldChar>
      </w:r>
      <w:r w:rsidR="002B0767" w:rsidRPr="00B9556A">
        <w:rPr>
          <w:rFonts w:ascii="Arial" w:hAnsi="Arial" w:cs="Arial"/>
        </w:rPr>
        <w:instrText xml:space="preserve"> ADDIN EN.CITE.DATA </w:instrText>
      </w:r>
      <w:r w:rsidR="002B0767" w:rsidRPr="00B9556A">
        <w:rPr>
          <w:rFonts w:ascii="Arial" w:hAnsi="Arial" w:cs="Arial"/>
        </w:rPr>
      </w:r>
      <w:r w:rsidR="002B0767" w:rsidRPr="00B9556A">
        <w:rPr>
          <w:rFonts w:ascii="Arial" w:hAnsi="Arial" w:cs="Arial"/>
        </w:rPr>
        <w:fldChar w:fldCharType="end"/>
      </w:r>
      <w:r w:rsidR="002B0767" w:rsidRPr="00B9556A">
        <w:rPr>
          <w:rFonts w:ascii="Arial" w:hAnsi="Arial" w:cs="Arial"/>
        </w:rPr>
      </w:r>
      <w:r w:rsidR="002B0767" w:rsidRPr="00B9556A">
        <w:rPr>
          <w:rFonts w:ascii="Arial" w:hAnsi="Arial" w:cs="Arial"/>
        </w:rPr>
        <w:fldChar w:fldCharType="separate"/>
      </w:r>
      <w:r w:rsidR="002B0767" w:rsidRPr="00B9556A">
        <w:rPr>
          <w:rFonts w:ascii="Arial" w:hAnsi="Arial" w:cs="Arial"/>
          <w:noProof/>
        </w:rPr>
        <w:t>(</w:t>
      </w:r>
      <w:hyperlink w:anchor="_ENREF_15" w:tooltip="Lenski, 1985 #14" w:history="1">
        <w:r w:rsidR="002B0767" w:rsidRPr="00B9556A">
          <w:rPr>
            <w:rFonts w:ascii="Arial" w:hAnsi="Arial" w:cs="Arial"/>
            <w:noProof/>
          </w:rPr>
          <w:t>Lenski &amp; Levin 1985</w:t>
        </w:r>
      </w:hyperlink>
      <w:r w:rsidR="002B0767" w:rsidRPr="00B9556A">
        <w:rPr>
          <w:rFonts w:ascii="Arial" w:hAnsi="Arial" w:cs="Arial"/>
          <w:noProof/>
        </w:rPr>
        <w:t xml:space="preserve">; </w:t>
      </w:r>
      <w:hyperlink w:anchor="_ENREF_22" w:tooltip="van Houte, 2016 #8" w:history="1">
        <w:r w:rsidR="002B0767" w:rsidRPr="00B9556A">
          <w:rPr>
            <w:rFonts w:ascii="Arial" w:hAnsi="Arial" w:cs="Arial"/>
            <w:noProof/>
          </w:rPr>
          <w:t>van Houte</w:t>
        </w:r>
        <w:r w:rsidR="002B0767" w:rsidRPr="00B9556A">
          <w:rPr>
            <w:rFonts w:ascii="Arial" w:hAnsi="Arial" w:cs="Arial"/>
            <w:i/>
            <w:noProof/>
          </w:rPr>
          <w:t xml:space="preserve"> et al.</w:t>
        </w:r>
        <w:r w:rsidR="002B0767" w:rsidRPr="00B9556A">
          <w:rPr>
            <w:rFonts w:ascii="Arial" w:hAnsi="Arial" w:cs="Arial"/>
            <w:noProof/>
          </w:rPr>
          <w:t xml:space="preserve"> 2016</w:t>
        </w:r>
      </w:hyperlink>
      <w:r w:rsidR="002B0767" w:rsidRPr="00B9556A">
        <w:rPr>
          <w:rFonts w:ascii="Arial" w:hAnsi="Arial" w:cs="Arial"/>
          <w:noProof/>
        </w:rPr>
        <w:t>)</w:t>
      </w:r>
      <w:r w:rsidR="002B0767" w:rsidRPr="00B9556A">
        <w:rPr>
          <w:rFonts w:ascii="Arial" w:hAnsi="Arial" w:cs="Arial"/>
        </w:rPr>
        <w:fldChar w:fldCharType="end"/>
      </w:r>
      <w:r w:rsidR="002B0767" w:rsidRPr="00B9556A">
        <w:rPr>
          <w:rFonts w:ascii="Arial" w:hAnsi="Arial" w:cs="Arial"/>
        </w:rPr>
        <w:t xml:space="preserve">. </w:t>
      </w:r>
      <w:r w:rsidR="00237971">
        <w:rPr>
          <w:rFonts w:ascii="Arial" w:hAnsi="Arial" w:cs="Arial"/>
        </w:rPr>
        <w:t>As a consequence of the increasing costs of resistance and infectivity,</w:t>
      </w:r>
      <w:r w:rsidR="002B0767">
        <w:rPr>
          <w:rFonts w:ascii="Arial" w:hAnsi="Arial" w:cs="Arial"/>
        </w:rPr>
        <w:t xml:space="preserve"> </w:t>
      </w:r>
      <w:r w:rsidR="002B0767" w:rsidRPr="00B9556A">
        <w:rPr>
          <w:rFonts w:ascii="Arial" w:hAnsi="Arial" w:cs="Arial"/>
        </w:rPr>
        <w:t xml:space="preserve">ARD </w:t>
      </w:r>
      <w:r w:rsidR="002B0767">
        <w:rPr>
          <w:rFonts w:ascii="Arial" w:hAnsi="Arial" w:cs="Arial"/>
        </w:rPr>
        <w:t xml:space="preserve">can </w:t>
      </w:r>
      <w:r w:rsidR="00237971">
        <w:rPr>
          <w:rFonts w:ascii="Arial" w:hAnsi="Arial" w:cs="Arial"/>
        </w:rPr>
        <w:t>in some cases</w:t>
      </w:r>
      <w:r w:rsidR="00237971" w:rsidRPr="00B9556A">
        <w:rPr>
          <w:rFonts w:ascii="Arial" w:hAnsi="Arial" w:cs="Arial"/>
        </w:rPr>
        <w:t xml:space="preserve"> </w:t>
      </w:r>
      <w:r w:rsidR="002B0767">
        <w:rPr>
          <w:rFonts w:ascii="Arial" w:hAnsi="Arial" w:cs="Arial"/>
        </w:rPr>
        <w:t>give way</w:t>
      </w:r>
      <w:r w:rsidR="002B0767" w:rsidRPr="00B9556A">
        <w:rPr>
          <w:rFonts w:ascii="Arial" w:hAnsi="Arial" w:cs="Arial"/>
        </w:rPr>
        <w:t xml:space="preserve"> to fluctuating selection dynamic (FSD)</w:t>
      </w:r>
      <w:r w:rsidR="002B0767">
        <w:rPr>
          <w:rFonts w:ascii="Arial" w:hAnsi="Arial" w:cs="Arial"/>
        </w:rPr>
        <w:t xml:space="preserve"> coevolution, which</w:t>
      </w:r>
      <w:r w:rsidR="002B0767" w:rsidRPr="00B9556A">
        <w:rPr>
          <w:rFonts w:ascii="Arial" w:hAnsi="Arial" w:cs="Arial"/>
        </w:rPr>
        <w:t xml:space="preserve"> is typified by negative frequency dependent selection</w:t>
      </w:r>
      <w:r w:rsidR="002B0767">
        <w:rPr>
          <w:rFonts w:ascii="Arial" w:hAnsi="Arial" w:cs="Arial"/>
        </w:rPr>
        <w:t>, resulting in selection against</w:t>
      </w:r>
      <w:r w:rsidR="002B0767" w:rsidRPr="00B9556A">
        <w:rPr>
          <w:rFonts w:ascii="Arial" w:hAnsi="Arial" w:cs="Arial"/>
        </w:rPr>
        <w:t xml:space="preserve"> common </w:t>
      </w:r>
      <w:r w:rsidR="002B0767">
        <w:rPr>
          <w:rFonts w:ascii="Arial" w:hAnsi="Arial" w:cs="Arial"/>
        </w:rPr>
        <w:t xml:space="preserve">bacterial and </w:t>
      </w:r>
      <w:r w:rsidR="002B0767" w:rsidRPr="00B9556A">
        <w:rPr>
          <w:rFonts w:ascii="Arial" w:hAnsi="Arial" w:cs="Arial"/>
        </w:rPr>
        <w:t xml:space="preserve">phage genotypes </w:t>
      </w:r>
      <w:r w:rsidR="002B0767" w:rsidRPr="00B9556A">
        <w:rPr>
          <w:rFonts w:ascii="Arial" w:hAnsi="Arial" w:cs="Arial"/>
        </w:rPr>
        <w:fldChar w:fldCharType="begin">
          <w:fldData xml:space="preserve">PEVuZE5vdGU+PENpdGU+PEF1dGhvcj5Hw7NtZXo8L0F1dGhvcj48WWVhcj4yMDExPC9ZZWFyPjxS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</w:fldData>
        </w:fldChar>
      </w:r>
      <w:r w:rsidR="002B0767" w:rsidRPr="00B9556A">
        <w:rPr>
          <w:rFonts w:ascii="Arial" w:hAnsi="Arial" w:cs="Arial"/>
        </w:rPr>
        <w:instrText xml:space="preserve"> ADDIN EN.CITE </w:instrText>
      </w:r>
      <w:r w:rsidR="002B0767" w:rsidRPr="00B9556A">
        <w:rPr>
          <w:rFonts w:ascii="Arial" w:hAnsi="Arial" w:cs="Arial"/>
        </w:rPr>
        <w:fldChar w:fldCharType="begin">
          <w:fldData xml:space="preserve">PEVuZE5vdGU+PENpdGU+PEF1dGhvcj5Hw7NtZXo8L0F1dGhvcj48WWVhcj4yMDExPC9ZZWFyPjxS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</w:fldData>
        </w:fldChar>
      </w:r>
      <w:r w:rsidR="002B0767" w:rsidRPr="00B9556A">
        <w:rPr>
          <w:rFonts w:ascii="Arial" w:hAnsi="Arial" w:cs="Arial"/>
        </w:rPr>
        <w:instrText xml:space="preserve"> ADDIN EN.CITE.DATA </w:instrText>
      </w:r>
      <w:r w:rsidR="002B0767" w:rsidRPr="00B9556A">
        <w:rPr>
          <w:rFonts w:ascii="Arial" w:hAnsi="Arial" w:cs="Arial"/>
        </w:rPr>
      </w:r>
      <w:r w:rsidR="002B0767" w:rsidRPr="00B9556A">
        <w:rPr>
          <w:rFonts w:ascii="Arial" w:hAnsi="Arial" w:cs="Arial"/>
        </w:rPr>
        <w:fldChar w:fldCharType="end"/>
      </w:r>
      <w:r w:rsidR="002B0767" w:rsidRPr="00B9556A">
        <w:rPr>
          <w:rFonts w:ascii="Arial" w:hAnsi="Arial" w:cs="Arial"/>
        </w:rPr>
      </w:r>
      <w:r w:rsidR="002B0767" w:rsidRPr="00B9556A">
        <w:rPr>
          <w:rFonts w:ascii="Arial" w:hAnsi="Arial" w:cs="Arial"/>
        </w:rPr>
        <w:fldChar w:fldCharType="separate"/>
      </w:r>
      <w:r w:rsidR="002B0767" w:rsidRPr="00B9556A">
        <w:rPr>
          <w:rFonts w:ascii="Arial" w:hAnsi="Arial" w:cs="Arial"/>
          <w:noProof/>
        </w:rPr>
        <w:t>(</w:t>
      </w:r>
      <w:hyperlink w:anchor="_ENREF_10" w:tooltip="Gómez, 2011 #16" w:history="1">
        <w:r w:rsidR="002B0767" w:rsidRPr="00B9556A">
          <w:rPr>
            <w:rFonts w:ascii="Arial" w:hAnsi="Arial" w:cs="Arial"/>
            <w:noProof/>
          </w:rPr>
          <w:t>Gómez &amp; Buckling 2011</w:t>
        </w:r>
      </w:hyperlink>
      <w:r w:rsidR="002B0767" w:rsidRPr="00B9556A">
        <w:rPr>
          <w:rFonts w:ascii="Arial" w:hAnsi="Arial" w:cs="Arial"/>
          <w:noProof/>
        </w:rPr>
        <w:t xml:space="preserve">; </w:t>
      </w:r>
      <w:hyperlink w:anchor="_ENREF_11" w:tooltip="Hall, 2011 #15" w:history="1">
        <w:r w:rsidR="002B0767" w:rsidRPr="00B9556A">
          <w:rPr>
            <w:rFonts w:ascii="Arial" w:hAnsi="Arial" w:cs="Arial"/>
            <w:noProof/>
          </w:rPr>
          <w:t>Hall</w:t>
        </w:r>
        <w:r w:rsidR="002B0767" w:rsidRPr="00B9556A">
          <w:rPr>
            <w:rFonts w:ascii="Arial" w:hAnsi="Arial" w:cs="Arial"/>
            <w:i/>
            <w:noProof/>
          </w:rPr>
          <w:t xml:space="preserve"> et al.</w:t>
        </w:r>
        <w:r w:rsidR="002B0767" w:rsidRPr="00B9556A">
          <w:rPr>
            <w:rFonts w:ascii="Arial" w:hAnsi="Arial" w:cs="Arial"/>
            <w:noProof/>
          </w:rPr>
          <w:t xml:space="preserve"> 2011</w:t>
        </w:r>
      </w:hyperlink>
      <w:r w:rsidR="002B0767" w:rsidRPr="00B9556A">
        <w:rPr>
          <w:rFonts w:ascii="Arial" w:hAnsi="Arial" w:cs="Arial"/>
          <w:noProof/>
        </w:rPr>
        <w:t>)</w:t>
      </w:r>
      <w:r w:rsidR="002B0767" w:rsidRPr="00B9556A">
        <w:rPr>
          <w:rFonts w:ascii="Arial" w:hAnsi="Arial" w:cs="Arial"/>
        </w:rPr>
        <w:fldChar w:fldCharType="end"/>
      </w:r>
      <w:r w:rsidR="002B0767" w:rsidRPr="00B9556A">
        <w:rPr>
          <w:rFonts w:ascii="Arial" w:hAnsi="Arial" w:cs="Arial"/>
        </w:rPr>
        <w:t>.</w:t>
      </w:r>
      <w:r w:rsidR="002B0767">
        <w:rPr>
          <w:rFonts w:ascii="Arial" w:hAnsi="Arial" w:cs="Arial"/>
        </w:rPr>
        <w:t xml:space="preserve"> According to our analyses, the contribution of FSD was small during the time period that was sampled here.</w:t>
      </w:r>
    </w:p>
    <w:p w14:paraId="14AF82DD" w14:textId="12DECB26" w:rsidR="002B0767" w:rsidRDefault="002B0767" w:rsidP="00931B14">
      <w:pPr>
        <w:spacing w:line="360" w:lineRule="auto"/>
        <w:jc w:val="both"/>
        <w:outlineLvl w:val="0"/>
        <w:rPr>
          <w:rFonts w:ascii="Arial" w:hAnsi="Arial" w:cs="Arial"/>
        </w:rPr>
      </w:pPr>
      <w:r>
        <w:rPr>
          <w:rFonts w:ascii="Arial" w:hAnsi="Arial" w:cs="Arial"/>
          <w:highlight w:val="yellow"/>
        </w:rPr>
        <w:lastRenderedPageBreak/>
        <w:t xml:space="preserve">In nature… </w:t>
      </w:r>
      <w:proofErr w:type="spellStart"/>
      <w:r>
        <w:rPr>
          <w:rFonts w:ascii="Arial" w:hAnsi="Arial" w:cs="Arial"/>
          <w:highlight w:val="yellow"/>
        </w:rPr>
        <w:t>Banfield</w:t>
      </w:r>
      <w:proofErr w:type="spellEnd"/>
      <w:r>
        <w:rPr>
          <w:rFonts w:ascii="Arial" w:hAnsi="Arial" w:cs="Arial"/>
          <w:highlight w:val="yellow"/>
        </w:rPr>
        <w:t xml:space="preserve"> </w:t>
      </w:r>
      <w:proofErr w:type="gramStart"/>
      <w:r>
        <w:rPr>
          <w:rFonts w:ascii="Arial" w:hAnsi="Arial" w:cs="Arial"/>
          <w:highlight w:val="yellow"/>
        </w:rPr>
        <w:t>papers ;</w:t>
      </w:r>
      <w:proofErr w:type="gramEnd"/>
      <w:r>
        <w:rPr>
          <w:rFonts w:ascii="Arial" w:hAnsi="Arial" w:cs="Arial"/>
          <w:highlight w:val="yellow"/>
        </w:rPr>
        <w:t xml:space="preserve"> also d</w:t>
      </w:r>
      <w:r w:rsidRPr="001972BC">
        <w:rPr>
          <w:rFonts w:ascii="Arial" w:hAnsi="Arial" w:cs="Arial"/>
          <w:highlight w:val="yellow"/>
        </w:rPr>
        <w:t xml:space="preserve">iscuss Nature </w:t>
      </w:r>
      <w:proofErr w:type="spellStart"/>
      <w:r w:rsidRPr="001972BC">
        <w:rPr>
          <w:rFonts w:ascii="Arial" w:hAnsi="Arial" w:cs="Arial"/>
          <w:highlight w:val="yellow"/>
        </w:rPr>
        <w:t>Comm</w:t>
      </w:r>
      <w:proofErr w:type="spellEnd"/>
      <w:r w:rsidRPr="001972BC">
        <w:rPr>
          <w:rFonts w:ascii="Arial" w:hAnsi="Arial" w:cs="Arial"/>
          <w:highlight w:val="yellow"/>
        </w:rPr>
        <w:t xml:space="preserve"> paper </w:t>
      </w:r>
      <w:proofErr w:type="spellStart"/>
      <w:r w:rsidR="00432C48">
        <w:rPr>
          <w:rFonts w:ascii="Arial" w:hAnsi="Arial" w:cs="Arial"/>
          <w:highlight w:val="yellow"/>
        </w:rPr>
        <w:t>Sundberg</w:t>
      </w:r>
      <w:proofErr w:type="spellEnd"/>
      <w:r w:rsidR="00432C48">
        <w:rPr>
          <w:rFonts w:ascii="Arial" w:hAnsi="Arial" w:cs="Arial"/>
          <w:highlight w:val="yellow"/>
        </w:rPr>
        <w:t xml:space="preserve"> </w:t>
      </w:r>
      <w:r w:rsidRPr="001972BC">
        <w:rPr>
          <w:rFonts w:ascii="Arial" w:hAnsi="Arial" w:cs="Arial"/>
          <w:highlight w:val="yellow"/>
        </w:rPr>
        <w:t>salmon farm</w:t>
      </w:r>
      <w:r>
        <w:rPr>
          <w:rFonts w:ascii="Arial" w:hAnsi="Arial" w:cs="Arial"/>
          <w:highlight w:val="yellow"/>
        </w:rPr>
        <w:t>!</w:t>
      </w:r>
    </w:p>
    <w:p w14:paraId="63BD0950" w14:textId="7AFE0544" w:rsidR="00931B14" w:rsidRDefault="00237971" w:rsidP="001972BC">
      <w:pPr>
        <w:spacing w:line="360" w:lineRule="auto"/>
        <w:jc w:val="both"/>
        <w:outlineLvl w:val="0"/>
        <w:rPr>
          <w:rFonts w:ascii="Arial" w:hAnsi="Arial" w:cs="Arial"/>
        </w:rPr>
      </w:pPr>
      <w:r>
        <w:rPr>
          <w:rFonts w:ascii="Arial" w:hAnsi="Arial" w:cs="Arial"/>
        </w:rPr>
        <w:t xml:space="preserve">Why does phage coevolve with CRISPR system of </w:t>
      </w:r>
      <w:r w:rsidRPr="00B9556A">
        <w:rPr>
          <w:rFonts w:ascii="Arial" w:hAnsi="Arial" w:cs="Arial"/>
          <w:i/>
        </w:rPr>
        <w:t xml:space="preserve">Streptococcus </w:t>
      </w:r>
      <w:proofErr w:type="spellStart"/>
      <w:r w:rsidRPr="00B9556A">
        <w:rPr>
          <w:rFonts w:ascii="Arial" w:hAnsi="Arial" w:cs="Arial"/>
          <w:i/>
        </w:rPr>
        <w:t>thermophilus</w:t>
      </w:r>
      <w:proofErr w:type="spellEnd"/>
      <w:r w:rsidRPr="00B9556A">
        <w:rPr>
          <w:rFonts w:ascii="Arial" w:hAnsi="Arial" w:cs="Arial"/>
        </w:rPr>
        <w:t xml:space="preserve"> </w:t>
      </w:r>
      <w:r>
        <w:rPr>
          <w:rFonts w:ascii="Arial" w:hAnsi="Arial" w:cs="Arial"/>
        </w:rPr>
        <w:t xml:space="preserve">but not with that of </w:t>
      </w:r>
      <w:r w:rsidRPr="001972BC">
        <w:rPr>
          <w:rFonts w:ascii="Arial" w:hAnsi="Arial" w:cs="Arial"/>
          <w:i/>
        </w:rPr>
        <w:t>P. aeruginosa</w:t>
      </w:r>
      <w:r>
        <w:rPr>
          <w:rFonts w:ascii="Arial" w:hAnsi="Arial" w:cs="Arial"/>
        </w:rPr>
        <w:t>? This is probably because the levels of spacer diversity that evolve in the former empirical system are much lower than those that evolve in P. aeruginosa (</w:t>
      </w:r>
      <w:proofErr w:type="spellStart"/>
      <w:r>
        <w:rPr>
          <w:rFonts w:ascii="Arial" w:hAnsi="Arial" w:cs="Arial"/>
        </w:rPr>
        <w:t>Westra</w:t>
      </w:r>
      <w:proofErr w:type="spellEnd"/>
      <w:r>
        <w:rPr>
          <w:rFonts w:ascii="Arial" w:hAnsi="Arial" w:cs="Arial"/>
        </w:rPr>
        <w:t xml:space="preserve"> 2015; van </w:t>
      </w:r>
      <w:proofErr w:type="spellStart"/>
      <w:r>
        <w:rPr>
          <w:rFonts w:ascii="Arial" w:hAnsi="Arial" w:cs="Arial"/>
        </w:rPr>
        <w:t>Houte</w:t>
      </w:r>
      <w:proofErr w:type="spellEnd"/>
      <w:r>
        <w:rPr>
          <w:rFonts w:ascii="Arial" w:hAnsi="Arial" w:cs="Arial"/>
        </w:rPr>
        <w:t xml:space="preserve"> 2016). This then raises the question why these systems evolve differently. One reason may be the difference in PAM utilization between the two systems. P. aeruginosa IF CRISPR-</w:t>
      </w:r>
      <w:proofErr w:type="spellStart"/>
      <w:r>
        <w:rPr>
          <w:rFonts w:ascii="Arial" w:hAnsi="Arial" w:cs="Arial"/>
        </w:rPr>
        <w:t>Cas</w:t>
      </w:r>
      <w:proofErr w:type="spellEnd"/>
      <w:r>
        <w:rPr>
          <w:rFonts w:ascii="Arial" w:hAnsi="Arial" w:cs="Arial"/>
        </w:rPr>
        <w:t xml:space="preserve"> system </w:t>
      </w:r>
      <w:r w:rsidRPr="00B9556A">
        <w:rPr>
          <w:rFonts w:ascii="Arial" w:hAnsi="Arial" w:cs="Arial"/>
        </w:rPr>
        <w:t xml:space="preserve">has a PAM of </w:t>
      </w:r>
      <w:r>
        <w:rPr>
          <w:rFonts w:ascii="Arial" w:hAnsi="Arial" w:cs="Arial"/>
        </w:rPr>
        <w:t>2</w:t>
      </w:r>
      <w:r w:rsidRPr="00B9556A">
        <w:rPr>
          <w:rFonts w:ascii="Arial" w:hAnsi="Arial" w:cs="Arial"/>
        </w:rPr>
        <w:t xml:space="preserve"> </w:t>
      </w:r>
      <w:proofErr w:type="spellStart"/>
      <w:r w:rsidRPr="00B9556A">
        <w:rPr>
          <w:rFonts w:ascii="Arial" w:hAnsi="Arial" w:cs="Arial"/>
        </w:rPr>
        <w:t>nt</w:t>
      </w:r>
      <w:proofErr w:type="spellEnd"/>
      <w:r w:rsidRPr="00B9556A">
        <w:rPr>
          <w:rFonts w:ascii="Arial" w:hAnsi="Arial" w:cs="Arial"/>
        </w:rPr>
        <w:t xml:space="preserve"> (GG) </w:t>
      </w:r>
      <w:r w:rsidRPr="00B9556A">
        <w:rPr>
          <w:rFonts w:ascii="Arial" w:hAnsi="Arial" w:cs="Arial"/>
        </w:rPr>
        <w:fldChar w:fldCharType="begin"/>
      </w:r>
      <w:r w:rsidRPr="00B9556A">
        <w:rPr>
          <w:rFonts w:ascii="Arial" w:hAnsi="Arial" w:cs="Arial"/>
        </w:rPr>
        <w:instrText xml:space="preserve"> ADDIN EN.CITE &lt;EndNote&gt;&lt;Cite&gt;&lt;Author&gt;Mojica&lt;/Author&gt;&lt;Year&gt;2009&lt;/Year&gt;&lt;RecNum&gt;2&lt;/RecNum&gt;&lt;DisplayText&gt;(Mojica&lt;style face="italic"&gt; et al.&lt;/style&gt; 2009)&lt;/DisplayText&gt;&lt;record&gt;&lt;rec-number&gt;2&lt;/rec-number&gt;&lt;foreign-keys&gt;&lt;key app="EN" db-id="fs2esxxsm0tvrgeez0ov00s4t5arzawa95t9"&gt;2&lt;/key&gt;&lt;/foreign-keys&gt;&lt;ref-type name="Journal Article"&gt;17&lt;/ref-type&gt;&lt;contributors&gt;&lt;authors&gt;&lt;author&gt;Mojica, Francisco JM&lt;/author&gt;&lt;author&gt;Díez-Villaseñor, César&lt;/author&gt;&lt;author&gt;García-Martínez, Jesús&lt;/author&gt;&lt;author&gt;Almendros, Cristóbal&lt;/author&gt;&lt;/authors&gt;&lt;/contributors&gt;&lt;titles&gt;&lt;title&gt;Short motif sequences determine the targets of the prokaryotic CRISPR defence system&lt;/title&gt;&lt;secondary-title&gt;Microbiology&lt;/secondary-title&gt;&lt;/titles&gt;&lt;periodical&gt;&lt;full-title&gt;Microbiology&lt;/full-title&gt;&lt;/periodical&gt;&lt;pages&gt;733-740&lt;/pages&gt;&lt;volume&gt;155&lt;/volume&gt;&lt;number&gt;3&lt;/number&gt;&lt;dates&gt;&lt;year&gt;2009&lt;/year&gt;&lt;/dates&gt;&lt;isbn&gt;1465-2080&lt;/isbn&gt;&lt;urls&gt;&lt;/urls&gt;&lt;/record&gt;&lt;/Cite&gt;&lt;/EndNote&gt;</w:instrText>
      </w:r>
      <w:r w:rsidRPr="00B9556A">
        <w:rPr>
          <w:rFonts w:ascii="Arial" w:hAnsi="Arial" w:cs="Arial"/>
        </w:rPr>
        <w:fldChar w:fldCharType="separate"/>
      </w:r>
      <w:r w:rsidRPr="00B9556A">
        <w:rPr>
          <w:rFonts w:ascii="Arial" w:hAnsi="Arial" w:cs="Arial"/>
          <w:noProof/>
        </w:rPr>
        <w:t>(</w:t>
      </w:r>
      <w:hyperlink w:anchor="_ENREF_17" w:tooltip="Mojica, 2009 #2" w:history="1">
        <w:r w:rsidRPr="00B9556A">
          <w:rPr>
            <w:rFonts w:ascii="Arial" w:hAnsi="Arial" w:cs="Arial"/>
            <w:noProof/>
          </w:rPr>
          <w:t>Mojica</w:t>
        </w:r>
        <w:r w:rsidRPr="00B9556A">
          <w:rPr>
            <w:rFonts w:ascii="Arial" w:hAnsi="Arial" w:cs="Arial"/>
            <w:i/>
            <w:noProof/>
          </w:rPr>
          <w:t xml:space="preserve"> et al.</w:t>
        </w:r>
        <w:r w:rsidRPr="00B9556A">
          <w:rPr>
            <w:rFonts w:ascii="Arial" w:hAnsi="Arial" w:cs="Arial"/>
            <w:noProof/>
          </w:rPr>
          <w:t xml:space="preserve"> 2009</w:t>
        </w:r>
      </w:hyperlink>
      <w:r w:rsidRPr="00B9556A">
        <w:rPr>
          <w:rFonts w:ascii="Arial" w:hAnsi="Arial" w:cs="Arial"/>
          <w:noProof/>
        </w:rPr>
        <w:t>)</w:t>
      </w:r>
      <w:r w:rsidRPr="00B9556A">
        <w:rPr>
          <w:rFonts w:ascii="Arial" w:hAnsi="Arial" w:cs="Arial"/>
        </w:rPr>
        <w:fldChar w:fldCharType="end"/>
      </w:r>
      <w:r w:rsidRPr="00B9556A">
        <w:rPr>
          <w:rFonts w:ascii="Arial" w:hAnsi="Arial" w:cs="Arial"/>
        </w:rPr>
        <w:t xml:space="preserve">, </w:t>
      </w:r>
      <w:r>
        <w:rPr>
          <w:rFonts w:ascii="Arial" w:hAnsi="Arial" w:cs="Arial"/>
        </w:rPr>
        <w:t>whereas</w:t>
      </w:r>
      <w:r w:rsidRPr="00B9556A">
        <w:rPr>
          <w:rFonts w:ascii="Arial" w:hAnsi="Arial" w:cs="Arial"/>
        </w:rPr>
        <w:t xml:space="preserve"> the Type II-A system in </w:t>
      </w:r>
      <w:r w:rsidRPr="00B9556A">
        <w:rPr>
          <w:rFonts w:ascii="Arial" w:hAnsi="Arial" w:cs="Arial"/>
          <w:i/>
        </w:rPr>
        <w:t xml:space="preserve">Streptococcus </w:t>
      </w:r>
      <w:proofErr w:type="spellStart"/>
      <w:r w:rsidRPr="00B9556A">
        <w:rPr>
          <w:rFonts w:ascii="Arial" w:hAnsi="Arial" w:cs="Arial"/>
          <w:i/>
        </w:rPr>
        <w:t>thermophilus</w:t>
      </w:r>
      <w:proofErr w:type="spellEnd"/>
      <w:r w:rsidRPr="00B9556A">
        <w:rPr>
          <w:rFonts w:ascii="Arial" w:hAnsi="Arial" w:cs="Arial"/>
        </w:rPr>
        <w:t xml:space="preserve"> which has a PAM of </w:t>
      </w:r>
      <w:r w:rsidR="007A5F97">
        <w:rPr>
          <w:rFonts w:ascii="Arial" w:hAnsi="Arial" w:cs="Arial"/>
        </w:rPr>
        <w:t>3</w:t>
      </w:r>
      <w:r w:rsidRPr="00B9556A">
        <w:rPr>
          <w:rFonts w:ascii="Arial" w:hAnsi="Arial" w:cs="Arial"/>
        </w:rPr>
        <w:t>-</w:t>
      </w:r>
      <w:r w:rsidR="007A5F97">
        <w:rPr>
          <w:rFonts w:ascii="Arial" w:hAnsi="Arial" w:cs="Arial"/>
        </w:rPr>
        <w:t>5</w:t>
      </w:r>
      <w:r w:rsidRPr="00B9556A">
        <w:rPr>
          <w:rFonts w:ascii="Arial" w:hAnsi="Arial" w:cs="Arial"/>
        </w:rPr>
        <w:t xml:space="preserve"> </w:t>
      </w:r>
      <w:proofErr w:type="spellStart"/>
      <w:r w:rsidRPr="00B9556A">
        <w:rPr>
          <w:rFonts w:ascii="Arial" w:hAnsi="Arial" w:cs="Arial"/>
        </w:rPr>
        <w:t>nt</w:t>
      </w:r>
      <w:proofErr w:type="spellEnd"/>
      <w:r w:rsidRPr="00B9556A">
        <w:rPr>
          <w:rFonts w:ascii="Arial" w:hAnsi="Arial" w:cs="Arial"/>
        </w:rPr>
        <w:t xml:space="preserve"> (NGGNG and NNAGAAW) </w:t>
      </w:r>
      <w:r w:rsidRPr="00B9556A">
        <w:rPr>
          <w:rFonts w:ascii="Arial" w:hAnsi="Arial" w:cs="Arial"/>
        </w:rPr>
        <w:fldChar w:fldCharType="begin">
          <w:fldData xml:space="preserve">PEVuZE5vdGU+PENpdGU+PEF1dGhvcj5EZXZlYXU8L0F1dGhvcj48WWVhcj4yMDA4PC9ZZWFyPjxS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</w:fldData>
        </w:fldChar>
      </w:r>
      <w:r w:rsidRPr="00B9556A">
        <w:rPr>
          <w:rFonts w:ascii="Arial" w:hAnsi="Arial" w:cs="Arial"/>
        </w:rPr>
        <w:instrText xml:space="preserve"> ADDIN EN.CITE </w:instrText>
      </w:r>
      <w:r w:rsidRPr="00B9556A">
        <w:rPr>
          <w:rFonts w:ascii="Arial" w:hAnsi="Arial" w:cs="Arial"/>
        </w:rPr>
        <w:fldChar w:fldCharType="begin">
          <w:fldData xml:space="preserve">PEVuZE5vdGU+PENpdGU+PEF1dGhvcj5EZXZlYXU8L0F1dGhvcj48WWVhcj4yMDA4PC9ZZWFyPjxS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</w:fldData>
        </w:fldChar>
      </w:r>
      <w:r w:rsidRPr="00B9556A">
        <w:rPr>
          <w:rFonts w:ascii="Arial" w:hAnsi="Arial" w:cs="Arial"/>
        </w:rPr>
        <w:instrText xml:space="preserve"> ADDIN EN.CITE.DATA </w:instrText>
      </w:r>
      <w:r w:rsidRPr="00B9556A">
        <w:rPr>
          <w:rFonts w:ascii="Arial" w:hAnsi="Arial" w:cs="Arial"/>
        </w:rPr>
      </w:r>
      <w:r w:rsidRPr="00B9556A">
        <w:rPr>
          <w:rFonts w:ascii="Arial" w:hAnsi="Arial" w:cs="Arial"/>
        </w:rPr>
        <w:fldChar w:fldCharType="end"/>
      </w:r>
      <w:r w:rsidRPr="00B9556A">
        <w:rPr>
          <w:rFonts w:ascii="Arial" w:hAnsi="Arial" w:cs="Arial"/>
        </w:rPr>
      </w:r>
      <w:r w:rsidRPr="00B9556A">
        <w:rPr>
          <w:rFonts w:ascii="Arial" w:hAnsi="Arial" w:cs="Arial"/>
        </w:rPr>
        <w:fldChar w:fldCharType="separate"/>
      </w:r>
      <w:r w:rsidRPr="00B9556A">
        <w:rPr>
          <w:rFonts w:ascii="Arial" w:hAnsi="Arial" w:cs="Arial"/>
          <w:noProof/>
        </w:rPr>
        <w:t>(</w:t>
      </w:r>
      <w:hyperlink w:anchor="_ENREF_9" w:tooltip="Deveau, 2008 #12" w:history="1">
        <w:r w:rsidRPr="00B9556A">
          <w:rPr>
            <w:rFonts w:ascii="Arial" w:hAnsi="Arial" w:cs="Arial"/>
            <w:noProof/>
          </w:rPr>
          <w:t>Deveau</w:t>
        </w:r>
        <w:r w:rsidRPr="00B9556A">
          <w:rPr>
            <w:rFonts w:ascii="Arial" w:hAnsi="Arial" w:cs="Arial"/>
            <w:i/>
            <w:noProof/>
          </w:rPr>
          <w:t xml:space="preserve"> et al.</w:t>
        </w:r>
        <w:r w:rsidRPr="00B9556A">
          <w:rPr>
            <w:rFonts w:ascii="Arial" w:hAnsi="Arial" w:cs="Arial"/>
            <w:noProof/>
          </w:rPr>
          <w:t xml:space="preserve"> 2008</w:t>
        </w:r>
      </w:hyperlink>
      <w:r w:rsidRPr="00B9556A">
        <w:rPr>
          <w:rFonts w:ascii="Arial" w:hAnsi="Arial" w:cs="Arial"/>
          <w:noProof/>
        </w:rPr>
        <w:t xml:space="preserve">; </w:t>
      </w:r>
      <w:hyperlink w:anchor="_ENREF_12" w:tooltip="Horvath, 2008 #11" w:history="1">
        <w:r w:rsidRPr="00B9556A">
          <w:rPr>
            <w:rFonts w:ascii="Arial" w:hAnsi="Arial" w:cs="Arial"/>
            <w:noProof/>
          </w:rPr>
          <w:t>Horvath</w:t>
        </w:r>
        <w:r w:rsidRPr="00B9556A">
          <w:rPr>
            <w:rFonts w:ascii="Arial" w:hAnsi="Arial" w:cs="Arial"/>
            <w:i/>
            <w:noProof/>
          </w:rPr>
          <w:t xml:space="preserve"> et al.</w:t>
        </w:r>
        <w:r w:rsidRPr="00B9556A">
          <w:rPr>
            <w:rFonts w:ascii="Arial" w:hAnsi="Arial" w:cs="Arial"/>
            <w:noProof/>
          </w:rPr>
          <w:t xml:space="preserve"> 2008</w:t>
        </w:r>
      </w:hyperlink>
      <w:r w:rsidRPr="00B9556A">
        <w:rPr>
          <w:rFonts w:ascii="Arial" w:hAnsi="Arial" w:cs="Arial"/>
          <w:noProof/>
        </w:rPr>
        <w:t>)</w:t>
      </w:r>
      <w:r w:rsidRPr="00B9556A">
        <w:rPr>
          <w:rFonts w:ascii="Arial" w:hAnsi="Arial" w:cs="Arial"/>
        </w:rPr>
        <w:fldChar w:fldCharType="end"/>
      </w:r>
      <w:r w:rsidR="007A5F97">
        <w:rPr>
          <w:rFonts w:ascii="Arial" w:hAnsi="Arial" w:cs="Arial"/>
        </w:rPr>
        <w:t xml:space="preserve">, which inevitably causes the latter </w:t>
      </w:r>
      <w:r w:rsidRPr="00B9556A">
        <w:rPr>
          <w:rFonts w:ascii="Arial" w:hAnsi="Arial" w:cs="Arial"/>
        </w:rPr>
        <w:t xml:space="preserve">CRISPR systems </w:t>
      </w:r>
      <w:r w:rsidR="007A5F97">
        <w:rPr>
          <w:rFonts w:ascii="Arial" w:hAnsi="Arial" w:cs="Arial"/>
        </w:rPr>
        <w:t>to be more restricted with regards to</w:t>
      </w:r>
      <w:r w:rsidRPr="00B9556A">
        <w:rPr>
          <w:rFonts w:ascii="Arial" w:hAnsi="Arial" w:cs="Arial"/>
        </w:rPr>
        <w:t xml:space="preserve"> protospacer</w:t>
      </w:r>
      <w:r w:rsidR="007A5F97">
        <w:rPr>
          <w:rFonts w:ascii="Arial" w:hAnsi="Arial" w:cs="Arial"/>
        </w:rPr>
        <w:t xml:space="preserve"> </w:t>
      </w:r>
      <w:r w:rsidRPr="00B9556A">
        <w:rPr>
          <w:rFonts w:ascii="Arial" w:hAnsi="Arial" w:cs="Arial"/>
        </w:rPr>
        <w:t>s</w:t>
      </w:r>
      <w:r w:rsidR="007A5F97">
        <w:rPr>
          <w:rFonts w:ascii="Arial" w:hAnsi="Arial" w:cs="Arial"/>
        </w:rPr>
        <w:t>election</w:t>
      </w:r>
      <w:r w:rsidRPr="00B9556A">
        <w:rPr>
          <w:rFonts w:ascii="Arial" w:hAnsi="Arial" w:cs="Arial"/>
        </w:rPr>
        <w:t>, and consequently have a reduced potential to generate diversity.</w:t>
      </w:r>
      <w:r w:rsidR="007A5F97">
        <w:rPr>
          <w:rFonts w:ascii="Arial" w:hAnsi="Arial" w:cs="Arial"/>
        </w:rPr>
        <w:t xml:space="preserve"> Possibly an even more important effect is that of priming. The type IF system of P. aeruginosa is primed against phage DMS3vir, which relies on the presence of a partial match between a pre-existing spacer and the phage genome. This probably leads to low levels of cleavage activity against the phage, effectively generating defective </w:t>
      </w:r>
      <w:proofErr w:type="spellStart"/>
      <w:r w:rsidR="007A5F97">
        <w:rPr>
          <w:rFonts w:ascii="Arial" w:hAnsi="Arial" w:cs="Arial"/>
        </w:rPr>
        <w:t>phages</w:t>
      </w:r>
      <w:proofErr w:type="spellEnd"/>
      <w:r w:rsidR="007A5F97">
        <w:rPr>
          <w:rFonts w:ascii="Arial" w:hAnsi="Arial" w:cs="Arial"/>
        </w:rPr>
        <w:t xml:space="preserve"> by inactivating their infection cycle, and generating substrates for spacer selection (refs priming). By contrast, priming has not been described for </w:t>
      </w:r>
      <w:r w:rsidR="007A5F97" w:rsidRPr="001972BC">
        <w:rPr>
          <w:rFonts w:ascii="Arial" w:hAnsi="Arial" w:cs="Arial"/>
          <w:i/>
        </w:rPr>
        <w:t xml:space="preserve">S. </w:t>
      </w:r>
      <w:proofErr w:type="spellStart"/>
      <w:r w:rsidR="007A5F97" w:rsidRPr="001972BC">
        <w:rPr>
          <w:rFonts w:ascii="Arial" w:hAnsi="Arial" w:cs="Arial"/>
          <w:i/>
        </w:rPr>
        <w:t>thermophilus</w:t>
      </w:r>
      <w:proofErr w:type="spellEnd"/>
      <w:r w:rsidR="007A5F97">
        <w:rPr>
          <w:rFonts w:ascii="Arial" w:hAnsi="Arial" w:cs="Arial"/>
        </w:rPr>
        <w:t xml:space="preserve"> and the system therefore may rely on naturally inactivated </w:t>
      </w:r>
      <w:proofErr w:type="spellStart"/>
      <w:r w:rsidR="007A5F97">
        <w:rPr>
          <w:rFonts w:ascii="Arial" w:hAnsi="Arial" w:cs="Arial"/>
        </w:rPr>
        <w:t>phages</w:t>
      </w:r>
      <w:proofErr w:type="spellEnd"/>
      <w:r w:rsidR="007A5F97">
        <w:rPr>
          <w:rFonts w:ascii="Arial" w:hAnsi="Arial" w:cs="Arial"/>
        </w:rPr>
        <w:t xml:space="preserve">, e.g. due to DNA damage, mutation, etc. The resulting low levels of CRISPR diversity allow phage to coevolve with the CRISPR system of the host, although sooner or later the phage was nevertheless driven extinct. </w:t>
      </w:r>
      <w:r w:rsidR="002B0767">
        <w:rPr>
          <w:rFonts w:ascii="Arial" w:hAnsi="Arial" w:cs="Arial"/>
        </w:rPr>
        <w:t xml:space="preserve">Interestingly, </w:t>
      </w:r>
      <w:r w:rsidR="007A5F97">
        <w:rPr>
          <w:rFonts w:ascii="Arial" w:hAnsi="Arial" w:cs="Arial"/>
        </w:rPr>
        <w:t xml:space="preserve">previous experiments suggest that </w:t>
      </w:r>
      <w:r w:rsidR="002B0767">
        <w:rPr>
          <w:rFonts w:ascii="Arial" w:hAnsi="Arial" w:cs="Arial"/>
        </w:rPr>
        <w:t xml:space="preserve">longer periods of </w:t>
      </w:r>
      <w:r w:rsidR="007A5F97">
        <w:rPr>
          <w:rFonts w:ascii="Arial" w:hAnsi="Arial" w:cs="Arial"/>
        </w:rPr>
        <w:t xml:space="preserve">bacteria-phage </w:t>
      </w:r>
      <w:r w:rsidR="002B0767">
        <w:rPr>
          <w:rFonts w:ascii="Arial" w:hAnsi="Arial" w:cs="Arial"/>
        </w:rPr>
        <w:t xml:space="preserve">coexistence </w:t>
      </w:r>
      <w:r w:rsidR="007A5F97">
        <w:rPr>
          <w:rFonts w:ascii="Arial" w:hAnsi="Arial" w:cs="Arial"/>
        </w:rPr>
        <w:t>are reached</w:t>
      </w:r>
      <w:r w:rsidR="002B0767">
        <w:rPr>
          <w:rFonts w:ascii="Arial" w:hAnsi="Arial" w:cs="Arial"/>
        </w:rPr>
        <w:t xml:space="preserve"> </w:t>
      </w:r>
      <w:r w:rsidR="007A5F97">
        <w:rPr>
          <w:rFonts w:ascii="Arial" w:hAnsi="Arial" w:cs="Arial"/>
        </w:rPr>
        <w:t>when</w:t>
      </w:r>
      <w:r w:rsidR="002B0767">
        <w:rPr>
          <w:rFonts w:ascii="Arial" w:hAnsi="Arial" w:cs="Arial"/>
        </w:rPr>
        <w:t xml:space="preserve"> experimental treatments contained additional </w:t>
      </w:r>
      <w:proofErr w:type="spellStart"/>
      <w:r w:rsidR="002B0767">
        <w:rPr>
          <w:rFonts w:ascii="Arial" w:hAnsi="Arial" w:cs="Arial"/>
        </w:rPr>
        <w:t>phages</w:t>
      </w:r>
      <w:proofErr w:type="spellEnd"/>
      <w:r w:rsidR="007A5F97">
        <w:rPr>
          <w:rFonts w:ascii="Arial" w:hAnsi="Arial" w:cs="Arial"/>
        </w:rPr>
        <w:t xml:space="preserve"> (</w:t>
      </w:r>
      <w:proofErr w:type="spellStart"/>
      <w:r w:rsidR="007A5F97">
        <w:rPr>
          <w:rFonts w:ascii="Arial" w:hAnsi="Arial" w:cs="Arial"/>
        </w:rPr>
        <w:t>Paez</w:t>
      </w:r>
      <w:proofErr w:type="spellEnd"/>
      <w:r w:rsidR="007A5F97">
        <w:rPr>
          <w:rFonts w:ascii="Arial" w:hAnsi="Arial" w:cs="Arial"/>
        </w:rPr>
        <w:t xml:space="preserve"> Espino 2x)</w:t>
      </w:r>
      <w:r w:rsidR="002B0767">
        <w:rPr>
          <w:rFonts w:ascii="Arial" w:hAnsi="Arial" w:cs="Arial"/>
        </w:rPr>
        <w:t>.</w:t>
      </w:r>
      <w:r w:rsidR="007A5F97">
        <w:rPr>
          <w:rFonts w:ascii="Arial" w:hAnsi="Arial" w:cs="Arial"/>
        </w:rPr>
        <w:t xml:space="preserve"> Under these conditions, phage </w:t>
      </w:r>
      <w:proofErr w:type="gramStart"/>
      <w:r w:rsidR="007A5F97">
        <w:rPr>
          <w:rFonts w:ascii="Arial" w:hAnsi="Arial" w:cs="Arial"/>
        </w:rPr>
        <w:t>were</w:t>
      </w:r>
      <w:proofErr w:type="gramEnd"/>
      <w:r w:rsidR="007A5F97">
        <w:rPr>
          <w:rFonts w:ascii="Arial" w:hAnsi="Arial" w:cs="Arial"/>
        </w:rPr>
        <w:t xml:space="preserve"> found to escape not only by mutation, but also by recombination (</w:t>
      </w:r>
      <w:proofErr w:type="spellStart"/>
      <w:r w:rsidR="007A5F97">
        <w:rPr>
          <w:rFonts w:ascii="Arial" w:hAnsi="Arial" w:cs="Arial"/>
        </w:rPr>
        <w:t>Paez</w:t>
      </w:r>
      <w:proofErr w:type="spellEnd"/>
      <w:r w:rsidR="007A5F97">
        <w:rPr>
          <w:rFonts w:ascii="Arial" w:hAnsi="Arial" w:cs="Arial"/>
        </w:rPr>
        <w:t xml:space="preserve">-Espino </w:t>
      </w:r>
      <w:proofErr w:type="spellStart"/>
      <w:r w:rsidR="007A5F97">
        <w:rPr>
          <w:rFonts w:ascii="Arial" w:hAnsi="Arial" w:cs="Arial"/>
        </w:rPr>
        <w:t>MBio</w:t>
      </w:r>
      <w:proofErr w:type="spellEnd"/>
      <w:r w:rsidR="007A5F97">
        <w:rPr>
          <w:rFonts w:ascii="Arial" w:hAnsi="Arial" w:cs="Arial"/>
        </w:rPr>
        <w:t xml:space="preserve">), an observation consistent with observations from natural environments where phage </w:t>
      </w:r>
      <w:proofErr w:type="spellStart"/>
      <w:r w:rsidR="007A5F97">
        <w:rPr>
          <w:rFonts w:ascii="Arial" w:hAnsi="Arial" w:cs="Arial"/>
        </w:rPr>
        <w:t>recombinations</w:t>
      </w:r>
      <w:proofErr w:type="spellEnd"/>
      <w:r w:rsidR="007A5F97">
        <w:rPr>
          <w:rFonts w:ascii="Arial" w:hAnsi="Arial" w:cs="Arial"/>
        </w:rPr>
        <w:t xml:space="preserve"> were correlated with CRISPR activity (Anderson &amp; </w:t>
      </w:r>
      <w:proofErr w:type="spellStart"/>
      <w:r w:rsidR="007A5F97">
        <w:rPr>
          <w:rFonts w:ascii="Arial" w:hAnsi="Arial" w:cs="Arial"/>
        </w:rPr>
        <w:t>Banfield</w:t>
      </w:r>
      <w:proofErr w:type="spellEnd"/>
      <w:r w:rsidR="007A5F97">
        <w:rPr>
          <w:rFonts w:ascii="Arial" w:hAnsi="Arial" w:cs="Arial"/>
        </w:rPr>
        <w:t>).</w:t>
      </w:r>
    </w:p>
    <w:p w14:paraId="36D9D88B" w14:textId="36B31BAC" w:rsidR="0008562E" w:rsidRDefault="007A5F97" w:rsidP="001972BC">
      <w:pPr>
        <w:spacing w:line="360" w:lineRule="auto"/>
        <w:jc w:val="both"/>
        <w:outlineLvl w:val="0"/>
        <w:rPr>
          <w:rFonts w:ascii="Arial" w:hAnsi="Arial" w:cs="Arial"/>
        </w:rPr>
      </w:pPr>
      <w:r>
        <w:rPr>
          <w:rFonts w:ascii="Arial" w:hAnsi="Arial" w:cs="Arial"/>
        </w:rPr>
        <w:tab/>
        <w:t>While in primed systems, such as the P. aeruginosa Type IF CRISPR-</w:t>
      </w:r>
      <w:proofErr w:type="spellStart"/>
      <w:r>
        <w:rPr>
          <w:rFonts w:ascii="Arial" w:hAnsi="Arial" w:cs="Arial"/>
        </w:rPr>
        <w:t>Cas</w:t>
      </w:r>
      <w:proofErr w:type="spellEnd"/>
      <w:r>
        <w:rPr>
          <w:rFonts w:ascii="Arial" w:hAnsi="Arial" w:cs="Arial"/>
        </w:rPr>
        <w:t xml:space="preserve"> system, the presence of multiple </w:t>
      </w:r>
      <w:proofErr w:type="spellStart"/>
      <w:r>
        <w:rPr>
          <w:rFonts w:ascii="Arial" w:hAnsi="Arial" w:cs="Arial"/>
        </w:rPr>
        <w:t>phages</w:t>
      </w:r>
      <w:proofErr w:type="spellEnd"/>
      <w:r>
        <w:rPr>
          <w:rFonts w:ascii="Arial" w:hAnsi="Arial" w:cs="Arial"/>
        </w:rPr>
        <w:t xml:space="preserve"> may also contribute of bacteria-phage coexistence, another factor that is important in this context is the presence of Anti-CRISPRs in many Pseudomonas </w:t>
      </w:r>
      <w:proofErr w:type="spellStart"/>
      <w:r>
        <w:rPr>
          <w:rFonts w:ascii="Arial" w:hAnsi="Arial" w:cs="Arial"/>
        </w:rPr>
        <w:t>phages</w:t>
      </w:r>
      <w:proofErr w:type="spellEnd"/>
      <w:r>
        <w:rPr>
          <w:rFonts w:ascii="Arial" w:hAnsi="Arial" w:cs="Arial"/>
        </w:rPr>
        <w:t xml:space="preserve"> (</w:t>
      </w:r>
      <w:proofErr w:type="spellStart"/>
      <w:r>
        <w:rPr>
          <w:rFonts w:ascii="Arial" w:hAnsi="Arial" w:cs="Arial"/>
        </w:rPr>
        <w:t>Bondy-Denomy</w:t>
      </w:r>
      <w:proofErr w:type="spellEnd"/>
      <w:r>
        <w:rPr>
          <w:rFonts w:ascii="Arial" w:hAnsi="Arial" w:cs="Arial"/>
        </w:rPr>
        <w:t>)</w:t>
      </w:r>
      <w:r w:rsidR="00432C48">
        <w:rPr>
          <w:rFonts w:ascii="Arial" w:hAnsi="Arial" w:cs="Arial"/>
        </w:rPr>
        <w:t xml:space="preserve">, which allow </w:t>
      </w:r>
      <w:proofErr w:type="spellStart"/>
      <w:r w:rsidR="00432C48">
        <w:rPr>
          <w:rFonts w:ascii="Arial" w:hAnsi="Arial" w:cs="Arial"/>
        </w:rPr>
        <w:t>phages</w:t>
      </w:r>
      <w:proofErr w:type="spellEnd"/>
      <w:r w:rsidR="00432C48">
        <w:rPr>
          <w:rFonts w:ascii="Arial" w:hAnsi="Arial" w:cs="Arial"/>
        </w:rPr>
        <w:t xml:space="preserve"> to amplify if their initial densities are sufficiently high (</w:t>
      </w:r>
      <w:proofErr w:type="spellStart"/>
      <w:r w:rsidR="00432C48">
        <w:rPr>
          <w:rFonts w:ascii="Arial" w:hAnsi="Arial" w:cs="Arial"/>
        </w:rPr>
        <w:t>Landsberger</w:t>
      </w:r>
      <w:proofErr w:type="spellEnd"/>
      <w:r w:rsidR="00432C48">
        <w:rPr>
          <w:rFonts w:ascii="Arial" w:hAnsi="Arial" w:cs="Arial"/>
        </w:rPr>
        <w:t xml:space="preserve"> Cell).</w:t>
      </w:r>
      <w:r>
        <w:rPr>
          <w:rFonts w:ascii="Arial" w:hAnsi="Arial" w:cs="Arial"/>
        </w:rPr>
        <w:t xml:space="preserve"> Such </w:t>
      </w:r>
      <w:proofErr w:type="spellStart"/>
      <w:r>
        <w:rPr>
          <w:rFonts w:ascii="Arial" w:hAnsi="Arial" w:cs="Arial"/>
        </w:rPr>
        <w:t>Acr’s</w:t>
      </w:r>
      <w:proofErr w:type="spellEnd"/>
      <w:r>
        <w:rPr>
          <w:rFonts w:ascii="Arial" w:hAnsi="Arial" w:cs="Arial"/>
        </w:rPr>
        <w:t xml:space="preserve"> have recently also been identified in S. </w:t>
      </w:r>
      <w:proofErr w:type="spellStart"/>
      <w:r>
        <w:rPr>
          <w:rFonts w:ascii="Arial" w:hAnsi="Arial" w:cs="Arial"/>
        </w:rPr>
        <w:t>thermophilus</w:t>
      </w:r>
      <w:proofErr w:type="spellEnd"/>
      <w:r>
        <w:rPr>
          <w:rFonts w:ascii="Arial" w:hAnsi="Arial" w:cs="Arial"/>
        </w:rPr>
        <w:t xml:space="preserve"> </w:t>
      </w:r>
      <w:proofErr w:type="spellStart"/>
      <w:r>
        <w:rPr>
          <w:rFonts w:ascii="Arial" w:hAnsi="Arial" w:cs="Arial"/>
        </w:rPr>
        <w:t>phages</w:t>
      </w:r>
      <w:proofErr w:type="spellEnd"/>
      <w:r w:rsidR="00432C48">
        <w:rPr>
          <w:rFonts w:ascii="Arial" w:hAnsi="Arial" w:cs="Arial"/>
        </w:rPr>
        <w:t xml:space="preserve">, suggesting they are an important factor in shaping the population dynamics of bacteria with CRISPR systems and their </w:t>
      </w:r>
      <w:proofErr w:type="spellStart"/>
      <w:r w:rsidR="00432C48">
        <w:rPr>
          <w:rFonts w:ascii="Arial" w:hAnsi="Arial" w:cs="Arial"/>
        </w:rPr>
        <w:t>phages</w:t>
      </w:r>
      <w:proofErr w:type="spellEnd"/>
      <w:r w:rsidR="00432C48">
        <w:rPr>
          <w:rFonts w:ascii="Arial" w:hAnsi="Arial" w:cs="Arial"/>
        </w:rPr>
        <w:t xml:space="preserve">. </w:t>
      </w:r>
      <w:r w:rsidR="0008562E">
        <w:rPr>
          <w:rFonts w:ascii="Arial" w:hAnsi="Arial" w:cs="Arial"/>
        </w:rPr>
        <w:t xml:space="preserve"> </w:t>
      </w:r>
      <w:proofErr w:type="spellStart"/>
      <w:r w:rsidR="0008562E">
        <w:rPr>
          <w:rFonts w:ascii="Arial" w:hAnsi="Arial" w:cs="Arial"/>
        </w:rPr>
        <w:t>Acr’s</w:t>
      </w:r>
      <w:proofErr w:type="spellEnd"/>
      <w:r w:rsidR="0008562E">
        <w:rPr>
          <w:rFonts w:ascii="Arial" w:hAnsi="Arial" w:cs="Arial"/>
        </w:rPr>
        <w:t xml:space="preserve"> when CRISPR can generate lots of spacer diversity.</w:t>
      </w:r>
    </w:p>
    <w:p w14:paraId="27591AB5" w14:textId="77777777" w:rsidR="00A66C47" w:rsidRDefault="00A66C47">
      <w:pPr>
        <w:rPr>
          <w:rFonts w:ascii="Arial" w:hAnsi="Arial" w:cs="Arial"/>
          <w:b/>
        </w:rPr>
      </w:pPr>
      <w:r>
        <w:rPr>
          <w:rFonts w:ascii="Arial" w:hAnsi="Arial" w:cs="Arial"/>
          <w:b/>
        </w:rPr>
        <w:br w:type="page"/>
      </w:r>
    </w:p>
    <w:p w14:paraId="51C9312C" w14:textId="06D85E31" w:rsidR="00AB6CCF" w:rsidRDefault="00AB6CCF" w:rsidP="001972BC">
      <w:pPr>
        <w:spacing w:line="360" w:lineRule="auto"/>
        <w:jc w:val="both"/>
        <w:outlineLvl w:val="0"/>
        <w:rPr>
          <w:rFonts w:ascii="Arial" w:hAnsi="Arial" w:cs="Arial"/>
          <w:b/>
        </w:rPr>
      </w:pPr>
      <w:r>
        <w:rPr>
          <w:rFonts w:ascii="Arial" w:hAnsi="Arial" w:cs="Arial"/>
          <w:b/>
        </w:rPr>
        <w:lastRenderedPageBreak/>
        <w:t>Figure Legends</w:t>
      </w:r>
    </w:p>
    <w:p w14:paraId="79BFAFC5" w14:textId="524FCC16" w:rsidR="00AB6CCF" w:rsidRDefault="00AB6CCF" w:rsidP="00AB6CCF">
      <w:pPr>
        <w:spacing w:line="360" w:lineRule="auto"/>
        <w:jc w:val="both"/>
        <w:rPr>
          <w:rFonts w:ascii="Arial" w:hAnsi="Arial" w:cs="Arial"/>
          <w:b/>
        </w:rPr>
      </w:pPr>
      <w:commentRangeStart w:id="240"/>
      <w:r w:rsidRPr="006F67CF">
        <w:rPr>
          <w:rFonts w:ascii="Arial" w:hAnsi="Arial" w:cs="Arial"/>
          <w:b/>
        </w:rPr>
        <w:t>Fig</w:t>
      </w:r>
      <w:r>
        <w:rPr>
          <w:rFonts w:ascii="Arial" w:hAnsi="Arial" w:cs="Arial"/>
          <w:b/>
        </w:rPr>
        <w:t>ure</w:t>
      </w:r>
      <w:r w:rsidRPr="006F67CF">
        <w:rPr>
          <w:rFonts w:ascii="Arial" w:hAnsi="Arial" w:cs="Arial"/>
          <w:b/>
        </w:rPr>
        <w:t xml:space="preserve"> 1: P</w:t>
      </w:r>
      <w:r>
        <w:rPr>
          <w:rFonts w:ascii="Arial" w:hAnsi="Arial" w:cs="Arial"/>
          <w:b/>
        </w:rPr>
        <w:t>hage and host p</w:t>
      </w:r>
      <w:r w:rsidRPr="006F67CF">
        <w:rPr>
          <w:rFonts w:ascii="Arial" w:hAnsi="Arial" w:cs="Arial"/>
          <w:b/>
        </w:rPr>
        <w:t>opulation dynamics over time</w:t>
      </w:r>
      <w:ins w:id="241" w:author="Common, Jack" w:date="2018-08-17T11:22:00Z">
        <w:r w:rsidR="00A674E3">
          <w:rPr>
            <w:rFonts w:ascii="Arial" w:hAnsi="Arial" w:cs="Arial"/>
            <w:b/>
          </w:rPr>
          <w:t xml:space="preserve"> in each replicate</w:t>
        </w:r>
      </w:ins>
      <w:r w:rsidRPr="006F67CF">
        <w:rPr>
          <w:rFonts w:ascii="Arial" w:hAnsi="Arial" w:cs="Arial"/>
          <w:b/>
        </w:rPr>
        <w:t>.</w:t>
      </w:r>
      <w:commentRangeEnd w:id="240"/>
      <w:r>
        <w:rPr>
          <w:rStyle w:val="CommentReference"/>
        </w:rPr>
        <w:commentReference w:id="240"/>
      </w:r>
    </w:p>
    <w:p w14:paraId="43F1DD47" w14:textId="0F474E8F" w:rsidR="00AB6CCF" w:rsidRPr="00A674E3" w:rsidRDefault="00A674E3" w:rsidP="00AB6CCF">
      <w:pPr>
        <w:spacing w:line="360" w:lineRule="auto"/>
        <w:jc w:val="both"/>
        <w:rPr>
          <w:rFonts w:ascii="Arial" w:hAnsi="Arial" w:cs="Arial"/>
          <w:rPrChange w:id="242" w:author="Common, Jack" w:date="2018-08-17T11:21:00Z">
            <w:rPr>
              <w:rFonts w:ascii="Arial" w:hAnsi="Arial" w:cs="Arial"/>
              <w:b/>
            </w:rPr>
          </w:rPrChange>
        </w:rPr>
      </w:pPr>
      <w:ins w:id="243" w:author="Common, Jack" w:date="2018-08-17T11:19:00Z">
        <w:r>
          <w:rPr>
            <w:rFonts w:ascii="Arial" w:hAnsi="Arial" w:cs="Arial"/>
          </w:rPr>
          <w:t>Phage titres</w:t>
        </w:r>
      </w:ins>
      <w:ins w:id="244" w:author="Common, Jack" w:date="2018-08-17T11:20:00Z">
        <w:r>
          <w:rPr>
            <w:rFonts w:ascii="Arial" w:hAnsi="Arial" w:cs="Arial"/>
          </w:rPr>
          <w:t xml:space="preserve"> (plaque-forming units; </w:t>
        </w:r>
        <w:proofErr w:type="spellStart"/>
        <w:r>
          <w:rPr>
            <w:rFonts w:ascii="Arial" w:hAnsi="Arial" w:cs="Arial"/>
          </w:rPr>
          <w:t>pfu</w:t>
        </w:r>
        <w:proofErr w:type="spellEnd"/>
        <w:r>
          <w:rPr>
            <w:rFonts w:ascii="Arial" w:hAnsi="Arial" w:cs="Arial"/>
          </w:rPr>
          <w:t xml:space="preserve"> ml</w:t>
        </w:r>
        <w:r>
          <w:rPr>
            <w:rFonts w:ascii="Arial" w:hAnsi="Arial" w:cs="Arial"/>
            <w:vertAlign w:val="superscript"/>
          </w:rPr>
          <w:t>-1</w:t>
        </w:r>
        <w:r>
          <w:rPr>
            <w:rFonts w:ascii="Arial" w:hAnsi="Arial" w:cs="Arial"/>
          </w:rPr>
          <w:t>)</w:t>
        </w:r>
      </w:ins>
      <w:ins w:id="245" w:author="Common, Jack" w:date="2018-08-17T11:19:00Z">
        <w:r>
          <w:rPr>
            <w:rFonts w:ascii="Arial" w:hAnsi="Arial" w:cs="Arial"/>
          </w:rPr>
          <w:t xml:space="preserve"> are shown in bla</w:t>
        </w:r>
        <w:bookmarkStart w:id="246" w:name="_GoBack"/>
        <w:bookmarkEnd w:id="246"/>
        <w:r>
          <w:rPr>
            <w:rFonts w:ascii="Arial" w:hAnsi="Arial" w:cs="Arial"/>
          </w:rPr>
          <w:t>ck and host densities</w:t>
        </w:r>
      </w:ins>
      <w:ins w:id="247" w:author="Common, Jack" w:date="2018-08-17T11:20:00Z">
        <w:r>
          <w:rPr>
            <w:rFonts w:ascii="Arial" w:hAnsi="Arial" w:cs="Arial"/>
          </w:rPr>
          <w:t xml:space="preserve"> (colony-forming units; </w:t>
        </w:r>
        <w:proofErr w:type="spellStart"/>
        <w:r>
          <w:rPr>
            <w:rFonts w:ascii="Arial" w:hAnsi="Arial" w:cs="Arial"/>
          </w:rPr>
          <w:t>cfu</w:t>
        </w:r>
        <w:proofErr w:type="spellEnd"/>
        <w:r>
          <w:rPr>
            <w:rFonts w:ascii="Arial" w:hAnsi="Arial" w:cs="Arial"/>
          </w:rPr>
          <w:t xml:space="preserve"> ml</w:t>
        </w:r>
        <w:r>
          <w:rPr>
            <w:rFonts w:ascii="Arial" w:hAnsi="Arial" w:cs="Arial"/>
            <w:vertAlign w:val="superscript"/>
          </w:rPr>
          <w:t>-1</w:t>
        </w:r>
        <w:r>
          <w:rPr>
            <w:rFonts w:ascii="Arial" w:hAnsi="Arial" w:cs="Arial"/>
          </w:rPr>
          <w:t>)</w:t>
        </w:r>
      </w:ins>
      <w:ins w:id="248" w:author="Common, Jack" w:date="2018-08-17T11:19:00Z">
        <w:r>
          <w:rPr>
            <w:rFonts w:ascii="Arial" w:hAnsi="Arial" w:cs="Arial"/>
          </w:rPr>
          <w:t xml:space="preserve"> are shown in blue. </w:t>
        </w:r>
      </w:ins>
      <w:proofErr w:type="spellStart"/>
      <w:ins w:id="249" w:author="Common, Jack" w:date="2018-08-17T11:21:00Z">
        <w:r>
          <w:rPr>
            <w:rFonts w:ascii="Arial" w:hAnsi="Arial" w:cs="Arial"/>
          </w:rPr>
          <w:t>Cfu</w:t>
        </w:r>
        <w:proofErr w:type="spellEnd"/>
        <w:r>
          <w:rPr>
            <w:rFonts w:ascii="Arial" w:hAnsi="Arial" w:cs="Arial"/>
          </w:rPr>
          <w:t xml:space="preserve"> ml</w:t>
        </w:r>
        <w:r>
          <w:rPr>
            <w:rFonts w:ascii="Arial" w:hAnsi="Arial" w:cs="Arial"/>
            <w:vertAlign w:val="superscript"/>
          </w:rPr>
          <w:t>-1</w:t>
        </w:r>
      </w:ins>
      <w:ins w:id="250" w:author="Common, Jack" w:date="2018-08-17T11:19:00Z">
        <w:r>
          <w:rPr>
            <w:rFonts w:ascii="Arial" w:hAnsi="Arial" w:cs="Arial"/>
          </w:rPr>
          <w:t xml:space="preserve"> were derived by multiplying OD</w:t>
        </w:r>
        <w:r>
          <w:rPr>
            <w:rFonts w:ascii="Arial" w:hAnsi="Arial" w:cs="Arial"/>
            <w:vertAlign w:val="subscript"/>
          </w:rPr>
          <w:t>600</w:t>
        </w:r>
        <w:r>
          <w:rPr>
            <w:rFonts w:ascii="Arial" w:hAnsi="Arial" w:cs="Arial"/>
            <w:vertAlign w:val="superscript"/>
          </w:rPr>
          <w:t xml:space="preserve"> </w:t>
        </w:r>
        <w:r>
          <w:rPr>
            <w:rFonts w:ascii="Arial" w:hAnsi="Arial" w:cs="Arial"/>
          </w:rPr>
          <w:t>values by 1x10</w:t>
        </w:r>
      </w:ins>
      <w:ins w:id="251" w:author="Common, Jack" w:date="2018-08-17T11:20:00Z">
        <w:r>
          <w:rPr>
            <w:rFonts w:ascii="Arial" w:hAnsi="Arial" w:cs="Arial"/>
            <w:vertAlign w:val="superscript"/>
          </w:rPr>
          <w:t>8</w:t>
        </w:r>
        <w:r>
          <w:rPr>
            <w:rFonts w:ascii="Arial" w:hAnsi="Arial" w:cs="Arial"/>
          </w:rPr>
          <w:t xml:space="preserve">. </w:t>
        </w:r>
      </w:ins>
      <w:ins w:id="252" w:author="Common, Jack" w:date="2018-08-17T11:19:00Z">
        <w:r>
          <w:rPr>
            <w:rFonts w:ascii="Arial" w:hAnsi="Arial" w:cs="Arial"/>
          </w:rPr>
          <w:t xml:space="preserve"> </w:t>
        </w:r>
      </w:ins>
      <w:ins w:id="253" w:author="Common, Jack" w:date="2018-08-17T11:21:00Z">
        <w:r>
          <w:rPr>
            <w:rFonts w:ascii="Arial" w:hAnsi="Arial" w:cs="Arial"/>
          </w:rPr>
          <w:t>Values of 10</w:t>
        </w:r>
        <w:r>
          <w:rPr>
            <w:rFonts w:ascii="Arial" w:hAnsi="Arial" w:cs="Arial"/>
            <w:vertAlign w:val="superscript"/>
          </w:rPr>
          <w:t>0</w:t>
        </w:r>
        <w:r>
          <w:rPr>
            <w:rFonts w:ascii="Arial" w:hAnsi="Arial" w:cs="Arial"/>
          </w:rPr>
          <w:t xml:space="preserve"> represent undetectable levels of host or phage (i.e. extinction), and not 1. </w:t>
        </w:r>
      </w:ins>
      <w:ins w:id="254" w:author="Common, Jack" w:date="2018-08-17T11:22:00Z">
        <w:r>
          <w:rPr>
            <w:rFonts w:ascii="Arial" w:hAnsi="Arial" w:cs="Arial"/>
            <w:b/>
          </w:rPr>
          <w:t xml:space="preserve">A-C) </w:t>
        </w:r>
        <w:r>
          <w:rPr>
            <w:rFonts w:ascii="Arial" w:hAnsi="Arial" w:cs="Arial"/>
          </w:rPr>
          <w:t>10</w:t>
        </w:r>
      </w:ins>
      <w:ins w:id="255" w:author="Common, Jack" w:date="2018-08-17T11:23:00Z">
        <w:r>
          <w:rPr>
            <w:rFonts w:ascii="Arial" w:hAnsi="Arial" w:cs="Arial"/>
            <w:vertAlign w:val="superscript"/>
          </w:rPr>
          <w:t>9</w:t>
        </w:r>
        <w:r>
          <w:rPr>
            <w:rFonts w:ascii="Arial" w:hAnsi="Arial" w:cs="Arial"/>
          </w:rPr>
          <w:t>-10</w:t>
        </w:r>
        <w:r>
          <w:rPr>
            <w:rFonts w:ascii="Arial" w:hAnsi="Arial" w:cs="Arial"/>
            <w:vertAlign w:val="superscript"/>
          </w:rPr>
          <w:t>6</w:t>
        </w:r>
        <w:r>
          <w:rPr>
            <w:rFonts w:ascii="Arial" w:hAnsi="Arial" w:cs="Arial"/>
          </w:rPr>
          <w:t xml:space="preserve"> </w:t>
        </w:r>
        <w:r w:rsidR="006E5B6F">
          <w:rPr>
            <w:rFonts w:ascii="Arial" w:hAnsi="Arial" w:cs="Arial"/>
          </w:rPr>
          <w:t>phage treatments, respectively, with</w:t>
        </w:r>
        <w:r w:rsidR="00B160B9">
          <w:rPr>
            <w:rFonts w:ascii="Arial" w:hAnsi="Arial" w:cs="Arial"/>
          </w:rPr>
          <w:t xml:space="preserve"> </w:t>
        </w:r>
      </w:ins>
      <w:ins w:id="256" w:author="Common, Jack" w:date="2018-08-17T11:22:00Z">
        <w:r w:rsidR="00B160B9">
          <w:rPr>
            <w:rFonts w:ascii="Arial" w:hAnsi="Arial" w:cs="Arial"/>
          </w:rPr>
          <w:t>r</w:t>
        </w:r>
        <w:r>
          <w:rPr>
            <w:rFonts w:ascii="Arial" w:hAnsi="Arial" w:cs="Arial"/>
          </w:rPr>
          <w:t xml:space="preserve">eplicate </w:t>
        </w:r>
      </w:ins>
      <w:ins w:id="257" w:author="Common, Jack" w:date="2018-08-17T11:23:00Z">
        <w:r w:rsidR="006E5B6F">
          <w:rPr>
            <w:rFonts w:ascii="Arial" w:hAnsi="Arial" w:cs="Arial"/>
          </w:rPr>
          <w:t xml:space="preserve">identity </w:t>
        </w:r>
      </w:ins>
      <w:ins w:id="258" w:author="Common, Jack" w:date="2018-08-17T11:22:00Z">
        <w:r>
          <w:rPr>
            <w:rFonts w:ascii="Arial" w:hAnsi="Arial" w:cs="Arial"/>
          </w:rPr>
          <w:t>shown above</w:t>
        </w:r>
      </w:ins>
      <w:ins w:id="259" w:author="Common, Jack" w:date="2018-08-17T11:23:00Z">
        <w:r>
          <w:rPr>
            <w:rFonts w:ascii="Arial" w:hAnsi="Arial" w:cs="Arial"/>
          </w:rPr>
          <w:t xml:space="preserve"> each sub-panel.</w:t>
        </w:r>
      </w:ins>
    </w:p>
    <w:p w14:paraId="203CF1FB" w14:textId="19F42D55" w:rsidR="00AB6CCF" w:rsidRDefault="00AB6CCF" w:rsidP="00AB6CCF">
      <w:pPr>
        <w:spacing w:line="360" w:lineRule="auto"/>
        <w:jc w:val="both"/>
        <w:outlineLvl w:val="0"/>
        <w:rPr>
          <w:ins w:id="260" w:author="Common, Jack" w:date="2018-08-17T10:34:00Z"/>
          <w:rFonts w:ascii="Arial" w:hAnsi="Arial" w:cs="Arial"/>
          <w:b/>
        </w:rPr>
      </w:pPr>
      <w:r w:rsidRPr="00A9752E">
        <w:rPr>
          <w:rFonts w:ascii="Arial" w:hAnsi="Arial" w:cs="Arial"/>
          <w:b/>
        </w:rPr>
        <w:t>Fig</w:t>
      </w:r>
      <w:r>
        <w:rPr>
          <w:rFonts w:ascii="Arial" w:hAnsi="Arial" w:cs="Arial"/>
          <w:b/>
        </w:rPr>
        <w:t>ure</w:t>
      </w:r>
      <w:r w:rsidRPr="00A9752E">
        <w:rPr>
          <w:rFonts w:ascii="Arial" w:hAnsi="Arial" w:cs="Arial"/>
          <w:b/>
        </w:rPr>
        <w:t xml:space="preserve"> 2: Evolution of infecti</w:t>
      </w:r>
      <w:r>
        <w:rPr>
          <w:rFonts w:ascii="Arial" w:hAnsi="Arial" w:cs="Arial"/>
          <w:b/>
        </w:rPr>
        <w:t>vity</w:t>
      </w:r>
      <w:r w:rsidRPr="00A9752E">
        <w:rPr>
          <w:rFonts w:ascii="Arial" w:hAnsi="Arial" w:cs="Arial"/>
          <w:b/>
        </w:rPr>
        <w:t xml:space="preserve"> and resistance over time.</w:t>
      </w:r>
    </w:p>
    <w:p w14:paraId="7BA7E3CA" w14:textId="2CCCEA6B" w:rsidR="004736CB" w:rsidRPr="005B2F8F" w:rsidDel="005B2F8F" w:rsidRDefault="005B2F8F" w:rsidP="005B2F8F">
      <w:pPr>
        <w:spacing w:line="360" w:lineRule="auto"/>
        <w:jc w:val="both"/>
        <w:outlineLvl w:val="0"/>
        <w:rPr>
          <w:del w:id="261" w:author="Common, Jack" w:date="2018-08-17T10:40:00Z"/>
          <w:rFonts w:ascii="Arial" w:hAnsi="Arial" w:cs="Arial"/>
          <w:rPrChange w:id="262" w:author="Common, Jack" w:date="2018-08-17T10:39:00Z">
            <w:rPr>
              <w:del w:id="263" w:author="Common, Jack" w:date="2018-08-17T10:40:00Z"/>
              <w:rFonts w:ascii="Arial" w:hAnsi="Arial" w:cs="Arial"/>
              <w:b/>
            </w:rPr>
          </w:rPrChange>
        </w:rPr>
      </w:pPr>
      <w:ins w:id="264" w:author="Common, Jack" w:date="2018-08-17T10:39:00Z">
        <w:r w:rsidRPr="005B2F8F">
          <w:rPr>
            <w:rFonts w:ascii="Arial" w:hAnsi="Arial" w:cs="Arial"/>
            <w:b/>
            <w:rPrChange w:id="265" w:author="Common, Jack" w:date="2018-08-17T10:39:00Z">
              <w:rPr>
                <w:rFonts w:ascii="Arial" w:hAnsi="Arial" w:cs="Arial"/>
              </w:rPr>
            </w:rPrChange>
          </w:rPr>
          <w:t>A)</w:t>
        </w:r>
        <w:r>
          <w:rPr>
            <w:rFonts w:ascii="Arial" w:hAnsi="Arial" w:cs="Arial"/>
          </w:rPr>
          <w:t xml:space="preserve"> </w:t>
        </w:r>
      </w:ins>
      <w:ins w:id="266" w:author="Common, Jack" w:date="2018-08-17T10:34:00Z">
        <w:r w:rsidR="004736CB" w:rsidRPr="005B2F8F">
          <w:rPr>
            <w:rFonts w:ascii="Arial" w:hAnsi="Arial" w:cs="Arial"/>
            <w:rPrChange w:id="267" w:author="Common, Jack" w:date="2018-08-17T10:39:00Z">
              <w:rPr>
                <w:rFonts w:ascii="Arial" w:hAnsi="Arial" w:cs="Arial"/>
                <w:b/>
              </w:rPr>
            </w:rPrChange>
          </w:rPr>
          <w:t xml:space="preserve">Infectivity </w:t>
        </w:r>
      </w:ins>
      <w:ins w:id="268" w:author="Common, Jack" w:date="2018-08-17T10:37:00Z">
        <w:r w:rsidR="004736CB" w:rsidRPr="005B2F8F">
          <w:rPr>
            <w:rFonts w:ascii="Arial" w:hAnsi="Arial" w:cs="Arial"/>
            <w:rPrChange w:id="269" w:author="Common, Jack" w:date="2018-08-17T10:39:00Z">
              <w:rPr/>
            </w:rPrChange>
          </w:rPr>
          <w:t>is</w:t>
        </w:r>
      </w:ins>
      <w:ins w:id="270" w:author="Common, Jack" w:date="2018-08-17T10:34:00Z">
        <w:r w:rsidR="004736CB" w:rsidRPr="005B2F8F">
          <w:rPr>
            <w:rFonts w:ascii="Arial" w:hAnsi="Arial" w:cs="Arial"/>
            <w:rPrChange w:id="271" w:author="Common, Jack" w:date="2018-08-17T10:39:00Z">
              <w:rPr>
                <w:rFonts w:ascii="Arial" w:hAnsi="Arial" w:cs="Arial"/>
                <w:b/>
              </w:rPr>
            </w:rPrChange>
          </w:rPr>
          <w:t xml:space="preserve"> the proportion of host</w:t>
        </w:r>
      </w:ins>
      <w:ins w:id="272" w:author="Common, Jack" w:date="2018-08-17T10:37:00Z">
        <w:r w:rsidR="004736CB" w:rsidRPr="005B2F8F">
          <w:rPr>
            <w:rFonts w:ascii="Arial" w:hAnsi="Arial" w:cs="Arial"/>
            <w:rPrChange w:id="273" w:author="Common, Jack" w:date="2018-08-17T10:39:00Z">
              <w:rPr/>
            </w:rPrChange>
          </w:rPr>
          <w:t xml:space="preserve"> genotypes </w:t>
        </w:r>
      </w:ins>
      <w:ins w:id="274" w:author="Common, Jack" w:date="2018-08-17T10:35:00Z">
        <w:r w:rsidR="004736CB" w:rsidRPr="005B2F8F">
          <w:rPr>
            <w:rFonts w:ascii="Arial" w:hAnsi="Arial" w:cs="Arial"/>
            <w:rPrChange w:id="275" w:author="Common, Jack" w:date="2018-08-17T10:39:00Z">
              <w:rPr/>
            </w:rPrChange>
          </w:rPr>
          <w:t xml:space="preserve">at all </w:t>
        </w:r>
        <w:proofErr w:type="spellStart"/>
        <w:r w:rsidR="004736CB" w:rsidRPr="005B2F8F">
          <w:rPr>
            <w:rFonts w:ascii="Arial" w:hAnsi="Arial" w:cs="Arial"/>
            <w:rPrChange w:id="276" w:author="Common, Jack" w:date="2018-08-17T10:39:00Z">
              <w:rPr/>
            </w:rPrChange>
          </w:rPr>
          <w:t>timepoint</w:t>
        </w:r>
      </w:ins>
      <w:ins w:id="277" w:author="Common, Jack" w:date="2018-08-17T10:37:00Z">
        <w:r w:rsidR="004736CB" w:rsidRPr="005B2F8F">
          <w:rPr>
            <w:rFonts w:ascii="Arial" w:hAnsi="Arial" w:cs="Arial"/>
            <w:rPrChange w:id="278" w:author="Common, Jack" w:date="2018-08-17T10:39:00Z">
              <w:rPr/>
            </w:rPrChange>
          </w:rPr>
          <w:t>s</w:t>
        </w:r>
        <w:proofErr w:type="spellEnd"/>
        <w:r w:rsidR="004736CB" w:rsidRPr="005B2F8F">
          <w:rPr>
            <w:rFonts w:ascii="Arial" w:hAnsi="Arial" w:cs="Arial"/>
            <w:rPrChange w:id="279" w:author="Common, Jack" w:date="2018-08-17T10:39:00Z">
              <w:rPr/>
            </w:rPrChange>
          </w:rPr>
          <w:t xml:space="preserve"> </w:t>
        </w:r>
      </w:ins>
      <w:ins w:id="280" w:author="Common, Jack" w:date="2018-08-17T10:38:00Z">
        <w:r w:rsidRPr="005B2F8F">
          <w:rPr>
            <w:rFonts w:ascii="Arial" w:hAnsi="Arial" w:cs="Arial"/>
            <w:rPrChange w:id="281" w:author="Common, Jack" w:date="2018-08-17T10:39:00Z">
              <w:rPr/>
            </w:rPrChange>
          </w:rPr>
          <w:t>per</w:t>
        </w:r>
      </w:ins>
      <w:ins w:id="282" w:author="Common, Jack" w:date="2018-08-17T10:37:00Z">
        <w:r w:rsidR="004736CB" w:rsidRPr="005B2F8F">
          <w:rPr>
            <w:rFonts w:ascii="Arial" w:hAnsi="Arial" w:cs="Arial"/>
            <w:rPrChange w:id="283" w:author="Common, Jack" w:date="2018-08-17T10:39:00Z">
              <w:rPr/>
            </w:rPrChange>
          </w:rPr>
          <w:t xml:space="preserve"> replicate that were </w:t>
        </w:r>
      </w:ins>
      <w:ins w:id="284" w:author="Common, Jack" w:date="2018-08-17T10:34:00Z">
        <w:r w:rsidR="004736CB" w:rsidRPr="005B2F8F">
          <w:rPr>
            <w:rFonts w:ascii="Arial" w:hAnsi="Arial" w:cs="Arial"/>
            <w:rPrChange w:id="285" w:author="Common, Jack" w:date="2018-08-17T10:39:00Z">
              <w:rPr>
                <w:rFonts w:ascii="Arial" w:hAnsi="Arial" w:cs="Arial"/>
                <w:b/>
              </w:rPr>
            </w:rPrChange>
          </w:rPr>
          <w:t xml:space="preserve">infected by a </w:t>
        </w:r>
      </w:ins>
      <w:ins w:id="286" w:author="Common, Jack" w:date="2018-08-17T10:36:00Z">
        <w:r w:rsidR="004736CB" w:rsidRPr="005B2F8F">
          <w:rPr>
            <w:rFonts w:ascii="Arial" w:hAnsi="Arial" w:cs="Arial"/>
            <w:rPrChange w:id="287" w:author="Common, Jack" w:date="2018-08-17T10:39:00Z">
              <w:rPr/>
            </w:rPrChange>
          </w:rPr>
          <w:t xml:space="preserve">sympatric </w:t>
        </w:r>
      </w:ins>
      <w:ins w:id="288" w:author="Common, Jack" w:date="2018-08-17T10:34:00Z">
        <w:r w:rsidR="004736CB" w:rsidRPr="005B2F8F">
          <w:rPr>
            <w:rFonts w:ascii="Arial" w:hAnsi="Arial" w:cs="Arial"/>
            <w:rPrChange w:id="289" w:author="Common, Jack" w:date="2018-08-17T10:39:00Z">
              <w:rPr/>
            </w:rPrChange>
          </w:rPr>
          <w:t xml:space="preserve">phage genotype. </w:t>
        </w:r>
      </w:ins>
      <w:ins w:id="290" w:author="Common, Jack" w:date="2018-08-17T10:39:00Z">
        <w:r>
          <w:rPr>
            <w:rFonts w:ascii="Arial" w:hAnsi="Arial" w:cs="Arial"/>
            <w:b/>
          </w:rPr>
          <w:t xml:space="preserve">B) </w:t>
        </w:r>
        <w:r>
          <w:rPr>
            <w:rFonts w:ascii="Arial" w:hAnsi="Arial" w:cs="Arial"/>
          </w:rPr>
          <w:t>R</w:t>
        </w:r>
      </w:ins>
      <w:ins w:id="291" w:author="Common, Jack" w:date="2018-08-17T10:34:00Z">
        <w:r w:rsidR="004736CB" w:rsidRPr="005B2F8F">
          <w:rPr>
            <w:rFonts w:ascii="Arial" w:hAnsi="Arial" w:cs="Arial"/>
            <w:rPrChange w:id="292" w:author="Common, Jack" w:date="2018-08-17T10:39:00Z">
              <w:rPr>
                <w:rFonts w:ascii="Arial" w:hAnsi="Arial" w:cs="Arial"/>
                <w:b/>
              </w:rPr>
            </w:rPrChange>
          </w:rPr>
          <w:t xml:space="preserve">esistance </w:t>
        </w:r>
      </w:ins>
      <w:ins w:id="293" w:author="Common, Jack" w:date="2018-08-17T10:39:00Z">
        <w:r>
          <w:rPr>
            <w:rFonts w:ascii="Arial" w:hAnsi="Arial" w:cs="Arial"/>
          </w:rPr>
          <w:t>is</w:t>
        </w:r>
      </w:ins>
      <w:ins w:id="294" w:author="Common, Jack" w:date="2018-08-17T10:34:00Z">
        <w:r w:rsidR="004736CB" w:rsidRPr="005B2F8F">
          <w:rPr>
            <w:rFonts w:ascii="Arial" w:hAnsi="Arial" w:cs="Arial"/>
            <w:rPrChange w:id="295" w:author="Common, Jack" w:date="2018-08-17T10:39:00Z">
              <w:rPr>
                <w:rFonts w:ascii="Arial" w:hAnsi="Arial" w:cs="Arial"/>
                <w:b/>
              </w:rPr>
            </w:rPrChange>
          </w:rPr>
          <w:t xml:space="preserve"> the proportion of phage genotypes </w:t>
        </w:r>
      </w:ins>
      <w:ins w:id="296" w:author="Common, Jack" w:date="2018-08-17T10:38:00Z">
        <w:r w:rsidR="004736CB" w:rsidRPr="005B2F8F">
          <w:rPr>
            <w:rFonts w:ascii="Arial" w:hAnsi="Arial" w:cs="Arial"/>
            <w:rPrChange w:id="297" w:author="Common, Jack" w:date="2018-08-17T10:39:00Z">
              <w:rPr/>
            </w:rPrChange>
          </w:rPr>
          <w:t xml:space="preserve">at all </w:t>
        </w:r>
        <w:proofErr w:type="spellStart"/>
        <w:r w:rsidR="004736CB" w:rsidRPr="005B2F8F">
          <w:rPr>
            <w:rFonts w:ascii="Arial" w:hAnsi="Arial" w:cs="Arial"/>
            <w:rPrChange w:id="298" w:author="Common, Jack" w:date="2018-08-17T10:39:00Z">
              <w:rPr/>
            </w:rPrChange>
          </w:rPr>
          <w:t>timepoints</w:t>
        </w:r>
        <w:proofErr w:type="spellEnd"/>
        <w:r w:rsidR="004736CB" w:rsidRPr="005B2F8F">
          <w:rPr>
            <w:rFonts w:ascii="Arial" w:hAnsi="Arial" w:cs="Arial"/>
            <w:rPrChange w:id="299" w:author="Common, Jack" w:date="2018-08-17T10:39:00Z">
              <w:rPr/>
            </w:rPrChange>
          </w:rPr>
          <w:t xml:space="preserve"> </w:t>
        </w:r>
      </w:ins>
      <w:ins w:id="300" w:author="Common, Jack" w:date="2018-08-17T10:39:00Z">
        <w:r w:rsidRPr="005B2F8F">
          <w:rPr>
            <w:rFonts w:ascii="Arial" w:hAnsi="Arial" w:cs="Arial"/>
            <w:rPrChange w:id="301" w:author="Common, Jack" w:date="2018-08-17T10:39:00Z">
              <w:rPr/>
            </w:rPrChange>
          </w:rPr>
          <w:t xml:space="preserve">per replicate </w:t>
        </w:r>
      </w:ins>
      <w:ins w:id="302" w:author="Common, Jack" w:date="2018-08-17T10:38:00Z">
        <w:r w:rsidR="004736CB" w:rsidRPr="005B2F8F">
          <w:rPr>
            <w:rFonts w:ascii="Arial" w:hAnsi="Arial" w:cs="Arial"/>
            <w:rPrChange w:id="303" w:author="Common, Jack" w:date="2018-08-17T10:39:00Z">
              <w:rPr/>
            </w:rPrChange>
          </w:rPr>
          <w:t xml:space="preserve">that were </w:t>
        </w:r>
      </w:ins>
      <w:ins w:id="304" w:author="Common, Jack" w:date="2018-08-17T10:34:00Z">
        <w:r w:rsidR="004736CB" w:rsidRPr="005B2F8F">
          <w:rPr>
            <w:rFonts w:ascii="Arial" w:hAnsi="Arial" w:cs="Arial"/>
            <w:rPrChange w:id="305" w:author="Common, Jack" w:date="2018-08-17T10:39:00Z">
              <w:rPr>
                <w:rFonts w:ascii="Arial" w:hAnsi="Arial" w:cs="Arial"/>
                <w:b/>
              </w:rPr>
            </w:rPrChange>
          </w:rPr>
          <w:t xml:space="preserve">resisted by a </w:t>
        </w:r>
      </w:ins>
      <w:ins w:id="306" w:author="Common, Jack" w:date="2018-08-17T10:38:00Z">
        <w:r w:rsidR="004736CB" w:rsidRPr="005B2F8F">
          <w:rPr>
            <w:rFonts w:ascii="Arial" w:hAnsi="Arial" w:cs="Arial"/>
            <w:rPrChange w:id="307" w:author="Common, Jack" w:date="2018-08-17T10:39:00Z">
              <w:rPr/>
            </w:rPrChange>
          </w:rPr>
          <w:t>sympatric</w:t>
        </w:r>
      </w:ins>
      <w:ins w:id="308" w:author="Common, Jack" w:date="2018-08-17T10:34:00Z">
        <w:r w:rsidR="004736CB" w:rsidRPr="005B2F8F">
          <w:rPr>
            <w:rFonts w:ascii="Arial" w:hAnsi="Arial" w:cs="Arial"/>
            <w:rPrChange w:id="309" w:author="Common, Jack" w:date="2018-08-17T10:39:00Z">
              <w:rPr/>
            </w:rPrChange>
          </w:rPr>
          <w:t xml:space="preserve"> host genotype</w:t>
        </w:r>
        <w:r w:rsidRPr="005B2F8F">
          <w:rPr>
            <w:rFonts w:ascii="Arial" w:hAnsi="Arial" w:cs="Arial"/>
            <w:rPrChange w:id="310" w:author="Common, Jack" w:date="2018-08-17T10:39:00Z">
              <w:rPr/>
            </w:rPrChange>
          </w:rPr>
          <w:t>. Means and 95% CIs are shown (</w:t>
        </w:r>
      </w:ins>
      <w:ins w:id="311" w:author="Common, Jack" w:date="2018-08-17T10:39:00Z">
        <w:r w:rsidRPr="005B2F8F">
          <w:rPr>
            <w:rFonts w:ascii="Arial" w:hAnsi="Arial" w:cs="Arial"/>
            <w:i/>
            <w:rPrChange w:id="312" w:author="Common, Jack" w:date="2018-08-17T10:39:00Z">
              <w:rPr>
                <w:i/>
              </w:rPr>
            </w:rPrChange>
          </w:rPr>
          <w:t>N</w:t>
        </w:r>
      </w:ins>
      <w:ins w:id="313" w:author="Common, Jack" w:date="2018-08-17T10:34:00Z">
        <w:r w:rsidR="004736CB" w:rsidRPr="005B2F8F">
          <w:rPr>
            <w:rFonts w:ascii="Arial" w:hAnsi="Arial" w:cs="Arial"/>
            <w:rPrChange w:id="314" w:author="Common, Jack" w:date="2018-08-17T10:39:00Z">
              <w:rPr>
                <w:rFonts w:ascii="Arial" w:hAnsi="Arial" w:cs="Arial"/>
                <w:b/>
              </w:rPr>
            </w:rPrChange>
          </w:rPr>
          <w:t>=8).</w:t>
        </w:r>
      </w:ins>
    </w:p>
    <w:p w14:paraId="7575FAD3" w14:textId="77777777" w:rsidR="00AB6CCF" w:rsidRDefault="00AB6CCF" w:rsidP="005B2F8F">
      <w:pPr>
        <w:spacing w:line="360" w:lineRule="auto"/>
        <w:jc w:val="both"/>
        <w:outlineLvl w:val="0"/>
        <w:rPr>
          <w:rFonts w:ascii="Arial" w:hAnsi="Arial" w:cs="Arial"/>
          <w:b/>
        </w:rPr>
        <w:pPrChange w:id="315" w:author="Common, Jack" w:date="2018-08-17T10:40:00Z">
          <w:pPr/>
        </w:pPrChange>
      </w:pPr>
    </w:p>
    <w:p w14:paraId="3F51287F" w14:textId="77777777" w:rsidR="0008562E" w:rsidRDefault="00AB6CCF" w:rsidP="00AB6CCF">
      <w:pPr>
        <w:spacing w:line="360" w:lineRule="auto"/>
        <w:jc w:val="both"/>
        <w:outlineLvl w:val="0"/>
        <w:rPr>
          <w:rFonts w:ascii="Arial" w:hAnsi="Arial" w:cs="Arial"/>
          <w:b/>
        </w:rPr>
      </w:pPr>
      <w:r w:rsidRPr="00A9752E">
        <w:rPr>
          <w:rFonts w:ascii="Arial" w:hAnsi="Arial" w:cs="Arial"/>
          <w:b/>
        </w:rPr>
        <w:t>Fig</w:t>
      </w:r>
      <w:r>
        <w:rPr>
          <w:rFonts w:ascii="Arial" w:hAnsi="Arial" w:cs="Arial"/>
          <w:b/>
        </w:rPr>
        <w:t>ure</w:t>
      </w:r>
      <w:r w:rsidRPr="00A9752E">
        <w:rPr>
          <w:rFonts w:ascii="Arial" w:hAnsi="Arial" w:cs="Arial"/>
          <w:b/>
        </w:rPr>
        <w:t xml:space="preserve"> 3: </w:t>
      </w:r>
      <w:r w:rsidR="0008562E">
        <w:rPr>
          <w:rFonts w:ascii="Arial" w:hAnsi="Arial" w:cs="Arial"/>
          <w:b/>
        </w:rPr>
        <w:t xml:space="preserve">Spacers acquired during coexistence of S. </w:t>
      </w:r>
      <w:proofErr w:type="spellStart"/>
      <w:r w:rsidR="0008562E">
        <w:rPr>
          <w:rFonts w:ascii="Arial" w:hAnsi="Arial" w:cs="Arial"/>
          <w:b/>
        </w:rPr>
        <w:t>thermophilus</w:t>
      </w:r>
      <w:proofErr w:type="spellEnd"/>
      <w:r w:rsidR="0008562E">
        <w:rPr>
          <w:rFonts w:ascii="Arial" w:hAnsi="Arial" w:cs="Arial"/>
          <w:b/>
        </w:rPr>
        <w:t xml:space="preserve"> and phage D2972.</w:t>
      </w:r>
    </w:p>
    <w:p w14:paraId="393FAEF5" w14:textId="49B065F3" w:rsidR="0008562E" w:rsidRPr="00E27053" w:rsidRDefault="000964EA" w:rsidP="000964EA">
      <w:pPr>
        <w:spacing w:line="360" w:lineRule="auto"/>
        <w:jc w:val="both"/>
        <w:outlineLvl w:val="0"/>
        <w:rPr>
          <w:rFonts w:ascii="Arial" w:hAnsi="Arial" w:cs="Arial"/>
          <w:rPrChange w:id="316" w:author="Common, Jack" w:date="2018-08-17T10:53:00Z">
            <w:rPr/>
          </w:rPrChange>
        </w:rPr>
      </w:pPr>
      <w:ins w:id="317" w:author="Common, Jack" w:date="2018-08-17T10:49:00Z">
        <w:r w:rsidRPr="000964EA">
          <w:rPr>
            <w:rFonts w:ascii="Arial" w:hAnsi="Arial" w:cs="Arial"/>
            <w:b/>
            <w:rPrChange w:id="318" w:author="Common, Jack" w:date="2018-08-17T10:49:00Z">
              <w:rPr>
                <w:rFonts w:ascii="Arial" w:hAnsi="Arial" w:cs="Arial"/>
              </w:rPr>
            </w:rPrChange>
          </w:rPr>
          <w:t>A)</w:t>
        </w:r>
        <w:r>
          <w:rPr>
            <w:rFonts w:ascii="Arial" w:hAnsi="Arial" w:cs="Arial"/>
          </w:rPr>
          <w:t xml:space="preserve"> </w:t>
        </w:r>
      </w:ins>
      <w:ins w:id="319" w:author="Common, Jack" w:date="2018-08-17T10:40:00Z">
        <w:r w:rsidRPr="000964EA">
          <w:rPr>
            <w:rFonts w:ascii="Arial" w:hAnsi="Arial" w:cs="Arial"/>
          </w:rPr>
          <w:t>N</w:t>
        </w:r>
        <w:r w:rsidR="005B2F8F" w:rsidRPr="000964EA">
          <w:rPr>
            <w:rFonts w:ascii="Arial" w:hAnsi="Arial" w:cs="Arial"/>
            <w:rPrChange w:id="320" w:author="Common, Jack" w:date="2018-08-17T10:49:00Z">
              <w:rPr/>
            </w:rPrChange>
          </w:rPr>
          <w:t>umber of acquired spacers per clone</w:t>
        </w:r>
      </w:ins>
      <w:ins w:id="321" w:author="Common, Jack" w:date="2018-08-17T10:48:00Z">
        <w:r w:rsidRPr="000964EA">
          <w:rPr>
            <w:rFonts w:ascii="Arial" w:hAnsi="Arial" w:cs="Arial"/>
            <w:rPrChange w:id="322" w:author="Common, Jack" w:date="2018-08-17T10:49:00Z">
              <w:rPr/>
            </w:rPrChange>
          </w:rPr>
          <w:t xml:space="preserve"> at each day post-infection (dpi).</w:t>
        </w:r>
      </w:ins>
      <w:ins w:id="323" w:author="Common, Jack" w:date="2018-08-17T10:50:00Z">
        <w:r>
          <w:rPr>
            <w:rFonts w:ascii="Arial" w:hAnsi="Arial" w:cs="Arial"/>
          </w:rPr>
          <w:t xml:space="preserve"> Means and 95% CIs are shown (</w:t>
        </w:r>
        <w:r>
          <w:rPr>
            <w:rFonts w:ascii="Arial" w:hAnsi="Arial" w:cs="Arial"/>
            <w:i/>
          </w:rPr>
          <w:t>N</w:t>
        </w:r>
        <w:r>
          <w:rPr>
            <w:rFonts w:ascii="Arial" w:hAnsi="Arial" w:cs="Arial"/>
          </w:rPr>
          <w:t>=8).</w:t>
        </w:r>
      </w:ins>
      <w:ins w:id="324" w:author="Common, Jack" w:date="2018-08-17T10:48:00Z">
        <w:r w:rsidRPr="000964EA">
          <w:rPr>
            <w:rFonts w:ascii="Arial" w:hAnsi="Arial" w:cs="Arial"/>
            <w:rPrChange w:id="325" w:author="Common, Jack" w:date="2018-08-17T10:49:00Z">
              <w:rPr/>
            </w:rPrChange>
          </w:rPr>
          <w:t xml:space="preserve"> </w:t>
        </w:r>
      </w:ins>
      <w:ins w:id="326" w:author="Common, Jack" w:date="2018-08-17T10:49:00Z">
        <w:r w:rsidRPr="000964EA">
          <w:rPr>
            <w:rFonts w:ascii="Arial" w:hAnsi="Arial" w:cs="Arial"/>
            <w:b/>
            <w:rPrChange w:id="327" w:author="Common, Jack" w:date="2018-08-17T10:49:00Z">
              <w:rPr>
                <w:b/>
              </w:rPr>
            </w:rPrChange>
          </w:rPr>
          <w:t xml:space="preserve">B) </w:t>
        </w:r>
      </w:ins>
      <w:ins w:id="328" w:author="Common, Jack" w:date="2018-08-17T10:50:00Z">
        <w:r>
          <w:rPr>
            <w:rFonts w:ascii="Arial" w:hAnsi="Arial" w:cs="Arial"/>
          </w:rPr>
          <w:t xml:space="preserve">Mean </w:t>
        </w:r>
      </w:ins>
      <w:ins w:id="329" w:author="Common, Jack" w:date="2018-08-17T10:49:00Z">
        <w:r w:rsidRPr="000964EA">
          <w:rPr>
            <w:rFonts w:ascii="Arial" w:hAnsi="Arial" w:cs="Arial"/>
            <w:rPrChange w:id="330" w:author="Common, Jack" w:date="2018-08-17T10:49:00Z">
              <w:rPr/>
            </w:rPrChange>
          </w:rPr>
          <w:t xml:space="preserve">relative </w:t>
        </w:r>
        <w:r>
          <w:rPr>
            <w:rFonts w:ascii="Arial" w:hAnsi="Arial" w:cs="Arial"/>
          </w:rPr>
          <w:t xml:space="preserve">frequency of </w:t>
        </w:r>
      </w:ins>
      <w:ins w:id="331" w:author="Common, Jack" w:date="2018-08-17T10:50:00Z">
        <w:r>
          <w:rPr>
            <w:rFonts w:ascii="Arial" w:hAnsi="Arial" w:cs="Arial"/>
          </w:rPr>
          <w:t xml:space="preserve">clones with different numbers of acquired spacers at each </w:t>
        </w:r>
      </w:ins>
      <w:ins w:id="332" w:author="Common, Jack" w:date="2018-08-17T10:51:00Z">
        <w:r>
          <w:rPr>
            <w:rFonts w:ascii="Arial" w:hAnsi="Arial" w:cs="Arial"/>
          </w:rPr>
          <w:t xml:space="preserve">dpi. </w:t>
        </w:r>
      </w:ins>
      <w:ins w:id="333" w:author="Common, Jack" w:date="2018-08-17T10:52:00Z">
        <w:r>
          <w:rPr>
            <w:rFonts w:ascii="Arial" w:hAnsi="Arial" w:cs="Arial"/>
          </w:rPr>
          <w:t>No clone with &gt;3 spacers was detected. Means and 95% C</w:t>
        </w:r>
      </w:ins>
      <w:ins w:id="334" w:author="Common, Jack" w:date="2018-08-17T11:15:00Z">
        <w:r w:rsidR="00EE63DD">
          <w:rPr>
            <w:rFonts w:ascii="Arial" w:hAnsi="Arial" w:cs="Arial"/>
          </w:rPr>
          <w:t>I</w:t>
        </w:r>
      </w:ins>
      <w:ins w:id="335" w:author="Common, Jack" w:date="2018-08-17T10:52:00Z">
        <w:r>
          <w:rPr>
            <w:rFonts w:ascii="Arial" w:hAnsi="Arial" w:cs="Arial"/>
          </w:rPr>
          <w:t>s are shown (</w:t>
        </w:r>
        <w:r>
          <w:rPr>
            <w:rFonts w:ascii="Arial" w:hAnsi="Arial" w:cs="Arial"/>
            <w:i/>
          </w:rPr>
          <w:t>N=</w:t>
        </w:r>
        <w:r>
          <w:rPr>
            <w:rFonts w:ascii="Arial" w:hAnsi="Arial" w:cs="Arial"/>
          </w:rPr>
          <w:t xml:space="preserve">8). </w:t>
        </w:r>
        <w:r w:rsidR="00E27053">
          <w:rPr>
            <w:rFonts w:ascii="Arial" w:hAnsi="Arial" w:cs="Arial"/>
            <w:b/>
          </w:rPr>
          <w:t xml:space="preserve">C) </w:t>
        </w:r>
      </w:ins>
      <w:ins w:id="336" w:author="Common, Jack" w:date="2018-08-17T10:53:00Z">
        <w:r w:rsidR="00E27053">
          <w:rPr>
            <w:rFonts w:ascii="Arial" w:hAnsi="Arial" w:cs="Arial"/>
          </w:rPr>
          <w:t xml:space="preserve">Raw pairwise differences among acquired spacers </w:t>
        </w:r>
      </w:ins>
      <w:ins w:id="337" w:author="Common, Jack" w:date="2018-08-17T10:54:00Z">
        <w:r w:rsidR="00E27053">
          <w:rPr>
            <w:rFonts w:ascii="Arial" w:hAnsi="Arial" w:cs="Arial"/>
          </w:rPr>
          <w:t>in each replicate (x-axis) at each timepoint (c</w:t>
        </w:r>
        <w:r w:rsidR="007A756E">
          <w:rPr>
            <w:rFonts w:ascii="Arial" w:hAnsi="Arial" w:cs="Arial"/>
          </w:rPr>
          <w:t>olours)</w:t>
        </w:r>
      </w:ins>
    </w:p>
    <w:p w14:paraId="3926A934" w14:textId="61A05808" w:rsidR="00AB6CCF" w:rsidRPr="00A9752E" w:rsidRDefault="0008562E" w:rsidP="00AB6CCF">
      <w:pPr>
        <w:spacing w:line="360" w:lineRule="auto"/>
        <w:jc w:val="both"/>
        <w:outlineLvl w:val="0"/>
        <w:rPr>
          <w:rFonts w:ascii="Arial" w:hAnsi="Arial" w:cs="Arial"/>
          <w:b/>
        </w:rPr>
      </w:pPr>
      <w:r>
        <w:rPr>
          <w:rFonts w:ascii="Arial" w:hAnsi="Arial" w:cs="Arial"/>
          <w:b/>
        </w:rPr>
        <w:t xml:space="preserve">Figure 4: Protospacer locations of newly acquired spacers. </w:t>
      </w:r>
    </w:p>
    <w:p w14:paraId="6CE856A2" w14:textId="70F3A8D8" w:rsidR="00AB6CCF" w:rsidRPr="00893691" w:rsidRDefault="007A756E" w:rsidP="00AB6CCF">
      <w:pPr>
        <w:spacing w:line="360" w:lineRule="auto"/>
        <w:jc w:val="both"/>
        <w:outlineLvl w:val="0"/>
        <w:rPr>
          <w:rFonts w:ascii="Arial" w:hAnsi="Arial" w:cs="Arial"/>
          <w:b/>
        </w:rPr>
      </w:pPr>
      <w:ins w:id="338" w:author="Common, Jack" w:date="2018-08-17T10:55:00Z">
        <w:r>
          <w:rPr>
            <w:rFonts w:ascii="Arial" w:hAnsi="Arial" w:cs="Arial"/>
          </w:rPr>
          <w:t xml:space="preserve">Histogram showing the location of </w:t>
        </w:r>
      </w:ins>
      <w:ins w:id="339" w:author="Common, Jack" w:date="2018-08-17T10:56:00Z">
        <w:r>
          <w:rPr>
            <w:rFonts w:ascii="Arial" w:hAnsi="Arial" w:cs="Arial"/>
          </w:rPr>
          <w:t>acquired spacers</w:t>
        </w:r>
      </w:ins>
      <w:ins w:id="340" w:author="Common, Jack" w:date="2018-08-17T10:59:00Z">
        <w:r w:rsidR="00893691">
          <w:rPr>
            <w:rFonts w:ascii="Arial" w:hAnsi="Arial" w:cs="Arial"/>
          </w:rPr>
          <w:t xml:space="preserve"> in each replicate</w:t>
        </w:r>
      </w:ins>
      <w:ins w:id="341" w:author="Common, Jack" w:date="2018-08-17T10:56:00Z">
        <w:r>
          <w:rPr>
            <w:rFonts w:ascii="Arial" w:hAnsi="Arial" w:cs="Arial"/>
          </w:rPr>
          <w:t xml:space="preserve"> when mapped against the </w:t>
        </w:r>
        <w:r>
          <w:rPr>
            <w:rFonts w:ascii="Arial" w:hAnsi="Arial" w:cs="Arial"/>
          </w:rPr>
          <w:t>D2972</w:t>
        </w:r>
        <w:r>
          <w:rPr>
            <w:rFonts w:ascii="Arial" w:hAnsi="Arial" w:cs="Arial"/>
          </w:rPr>
          <w:t xml:space="preserve"> genome</w:t>
        </w:r>
      </w:ins>
      <w:ins w:id="342" w:author="Common, Jack" w:date="2018-08-17T10:59:00Z">
        <w:r w:rsidR="00893691">
          <w:rPr>
            <w:rFonts w:ascii="Arial" w:hAnsi="Arial" w:cs="Arial"/>
          </w:rPr>
          <w:t xml:space="preserve">: </w:t>
        </w:r>
        <w:r w:rsidR="00893691">
          <w:rPr>
            <w:rFonts w:ascii="Arial" w:hAnsi="Arial" w:cs="Arial"/>
            <w:b/>
          </w:rPr>
          <w:t xml:space="preserve">A) </w:t>
        </w:r>
        <w:r w:rsidR="00893691">
          <w:rPr>
            <w:rFonts w:ascii="Arial" w:hAnsi="Arial" w:cs="Arial"/>
          </w:rPr>
          <w:t>1</w:t>
        </w:r>
      </w:ins>
      <w:ins w:id="343" w:author="Common, Jack" w:date="2018-08-17T11:00:00Z">
        <w:r w:rsidR="00893691">
          <w:rPr>
            <w:rFonts w:ascii="Arial" w:hAnsi="Arial" w:cs="Arial"/>
          </w:rPr>
          <w:t xml:space="preserve"> dpi,</w:t>
        </w:r>
      </w:ins>
      <w:ins w:id="344" w:author="Common, Jack" w:date="2018-08-17T10:59:00Z">
        <w:r w:rsidR="00893691">
          <w:rPr>
            <w:rFonts w:ascii="Arial" w:hAnsi="Arial" w:cs="Arial"/>
          </w:rPr>
          <w:t xml:space="preserve"> replicate 1</w:t>
        </w:r>
      </w:ins>
      <w:ins w:id="345" w:author="Common, Jack" w:date="2018-08-17T11:00:00Z">
        <w:r w:rsidR="00893691">
          <w:rPr>
            <w:rFonts w:ascii="Arial" w:hAnsi="Arial" w:cs="Arial"/>
          </w:rPr>
          <w:t xml:space="preserve">; </w:t>
        </w:r>
        <w:r w:rsidR="00893691">
          <w:rPr>
            <w:rFonts w:ascii="Arial" w:hAnsi="Arial" w:cs="Arial"/>
            <w:b/>
          </w:rPr>
          <w:t xml:space="preserve">B-E) </w:t>
        </w:r>
        <w:r w:rsidR="00893691">
          <w:rPr>
            <w:rFonts w:ascii="Arial" w:hAnsi="Arial" w:cs="Arial"/>
          </w:rPr>
          <w:t xml:space="preserve">4 dpi, replicates </w:t>
        </w:r>
      </w:ins>
      <w:ins w:id="346" w:author="Common, Jack" w:date="2018-08-17T11:01:00Z">
        <w:r w:rsidR="00893691">
          <w:rPr>
            <w:rFonts w:ascii="Arial" w:hAnsi="Arial" w:cs="Arial"/>
          </w:rPr>
          <w:t xml:space="preserve">3, 4, 6 and 7; </w:t>
        </w:r>
        <w:r w:rsidR="00893691">
          <w:rPr>
            <w:rFonts w:ascii="Arial" w:hAnsi="Arial" w:cs="Arial"/>
            <w:b/>
          </w:rPr>
          <w:t>F-M</w:t>
        </w:r>
      </w:ins>
      <w:ins w:id="347" w:author="Common, Jack" w:date="2018-08-17T11:02:00Z">
        <w:r w:rsidR="00893691">
          <w:rPr>
            <w:rFonts w:ascii="Arial" w:hAnsi="Arial" w:cs="Arial"/>
            <w:b/>
          </w:rPr>
          <w:t xml:space="preserve">) </w:t>
        </w:r>
        <w:r w:rsidR="00893691">
          <w:rPr>
            <w:rFonts w:ascii="Arial" w:hAnsi="Arial" w:cs="Arial"/>
          </w:rPr>
          <w:t>9 dpi, all replicates</w:t>
        </w:r>
      </w:ins>
      <w:ins w:id="348" w:author="Common, Jack" w:date="2018-08-17T10:56:00Z">
        <w:r>
          <w:rPr>
            <w:rFonts w:ascii="Arial" w:hAnsi="Arial" w:cs="Arial"/>
          </w:rPr>
          <w:t xml:space="preserve">. Each dot represents </w:t>
        </w:r>
      </w:ins>
      <w:ins w:id="349" w:author="Common, Jack" w:date="2018-08-17T10:57:00Z">
        <w:r>
          <w:rPr>
            <w:rFonts w:ascii="Arial" w:hAnsi="Arial" w:cs="Arial"/>
          </w:rPr>
          <w:t xml:space="preserve">a clone that had a spacer mapped to that region. </w:t>
        </w:r>
      </w:ins>
      <w:ins w:id="350" w:author="Common, Jack" w:date="2018-08-17T10:58:00Z">
        <w:r w:rsidR="00893691">
          <w:rPr>
            <w:rFonts w:ascii="Arial" w:hAnsi="Arial" w:cs="Arial"/>
          </w:rPr>
          <w:t>Spacers in the CRISPR1 locus are shown in red, CRISPR3 in blue. Darker colours are the result of visual overlap between dots.</w:t>
        </w:r>
      </w:ins>
    </w:p>
    <w:p w14:paraId="6257360F" w14:textId="065CE04B" w:rsidR="00D221E9" w:rsidRDefault="00AB6CCF" w:rsidP="00AB6CCF">
      <w:pPr>
        <w:spacing w:line="360" w:lineRule="auto"/>
        <w:jc w:val="both"/>
        <w:outlineLvl w:val="0"/>
        <w:rPr>
          <w:ins w:id="351" w:author="Common, Jack" w:date="2018-08-17T11:07:00Z"/>
          <w:rFonts w:ascii="Arial" w:hAnsi="Arial" w:cs="Arial"/>
          <w:b/>
        </w:rPr>
      </w:pPr>
      <w:r w:rsidRPr="00A9752E">
        <w:rPr>
          <w:rFonts w:ascii="Arial" w:hAnsi="Arial" w:cs="Arial"/>
          <w:b/>
        </w:rPr>
        <w:t>Fig</w:t>
      </w:r>
      <w:r>
        <w:rPr>
          <w:rFonts w:ascii="Arial" w:hAnsi="Arial" w:cs="Arial"/>
          <w:b/>
        </w:rPr>
        <w:t>ure</w:t>
      </w:r>
      <w:r w:rsidRPr="00A9752E">
        <w:rPr>
          <w:rFonts w:ascii="Arial" w:hAnsi="Arial" w:cs="Arial"/>
          <w:b/>
        </w:rPr>
        <w:t xml:space="preserve"> </w:t>
      </w:r>
      <w:r w:rsidR="0008562E">
        <w:rPr>
          <w:rFonts w:ascii="Arial" w:hAnsi="Arial" w:cs="Arial"/>
          <w:b/>
        </w:rPr>
        <w:t>5</w:t>
      </w:r>
      <w:r w:rsidRPr="00A9752E">
        <w:rPr>
          <w:rFonts w:ascii="Arial" w:hAnsi="Arial" w:cs="Arial"/>
          <w:b/>
        </w:rPr>
        <w:t xml:space="preserve">: </w:t>
      </w:r>
      <w:r>
        <w:rPr>
          <w:rFonts w:ascii="Arial" w:hAnsi="Arial" w:cs="Arial"/>
          <w:b/>
        </w:rPr>
        <w:t>The coevolutionary dynamics of CRISPR-phage interactions</w:t>
      </w:r>
      <w:r w:rsidRPr="00A9752E">
        <w:rPr>
          <w:rFonts w:ascii="Arial" w:hAnsi="Arial" w:cs="Arial"/>
          <w:b/>
        </w:rPr>
        <w:t>.</w:t>
      </w:r>
    </w:p>
    <w:p w14:paraId="33599E7E" w14:textId="1401BD72" w:rsidR="00D221E9" w:rsidRPr="00EE63DD" w:rsidRDefault="00D221E9" w:rsidP="00AB6CCF">
      <w:pPr>
        <w:spacing w:line="360" w:lineRule="auto"/>
        <w:jc w:val="both"/>
        <w:outlineLvl w:val="0"/>
        <w:rPr>
          <w:rFonts w:ascii="Arial" w:hAnsi="Arial" w:cs="Arial"/>
          <w:rPrChange w:id="352" w:author="Common, Jack" w:date="2018-08-17T11:16:00Z">
            <w:rPr>
              <w:rFonts w:ascii="Arial" w:hAnsi="Arial" w:cs="Arial"/>
              <w:b/>
            </w:rPr>
          </w:rPrChange>
        </w:rPr>
      </w:pPr>
      <w:ins w:id="353" w:author="Common, Jack" w:date="2018-08-17T11:07:00Z">
        <w:r>
          <w:rPr>
            <w:rFonts w:ascii="Arial" w:hAnsi="Arial" w:cs="Arial"/>
            <w:b/>
          </w:rPr>
          <w:t xml:space="preserve">A) </w:t>
        </w:r>
      </w:ins>
      <w:ins w:id="354" w:author="Common, Jack" w:date="2018-08-17T11:08:00Z">
        <w:r>
          <w:rPr>
            <w:rFonts w:ascii="Arial" w:hAnsi="Arial" w:cs="Arial"/>
          </w:rPr>
          <w:t xml:space="preserve">Proportion of hosts infected when hosts were from the </w:t>
        </w:r>
      </w:ins>
      <w:ins w:id="355" w:author="Common, Jack" w:date="2018-08-17T11:09:00Z">
        <w:r>
          <w:rPr>
            <w:rFonts w:ascii="Arial" w:hAnsi="Arial" w:cs="Arial"/>
          </w:rPr>
          <w:t xml:space="preserve">phage’s past, present or future. </w:t>
        </w:r>
        <w:r>
          <w:rPr>
            <w:rFonts w:ascii="Arial" w:hAnsi="Arial" w:cs="Arial"/>
            <w:b/>
          </w:rPr>
          <w:t>B)</w:t>
        </w:r>
        <w:r>
          <w:rPr>
            <w:rFonts w:ascii="Arial" w:hAnsi="Arial" w:cs="Arial"/>
          </w:rPr>
          <w:t xml:space="preserve"> Proportion of hosts resistant to phage that were from the host’s past, present or future. The dotted line </w:t>
        </w:r>
      </w:ins>
      <w:ins w:id="356" w:author="Common, Jack" w:date="2018-08-17T11:10:00Z">
        <w:r>
          <w:rPr>
            <w:rFonts w:ascii="Arial" w:hAnsi="Arial" w:cs="Arial"/>
          </w:rPr>
          <w:t xml:space="preserve">in A and B </w:t>
        </w:r>
      </w:ins>
      <w:ins w:id="357" w:author="Common, Jack" w:date="2018-08-17T11:09:00Z">
        <w:r>
          <w:rPr>
            <w:rFonts w:ascii="Arial" w:hAnsi="Arial" w:cs="Arial"/>
          </w:rPr>
          <w:t>is shown for illustrative purposes</w:t>
        </w:r>
      </w:ins>
      <w:ins w:id="358" w:author="Common, Jack" w:date="2018-08-17T11:11:00Z">
        <w:r>
          <w:rPr>
            <w:rFonts w:ascii="Arial" w:hAnsi="Arial" w:cs="Arial"/>
          </w:rPr>
          <w:t xml:space="preserve"> and is not predictive in any way</w:t>
        </w:r>
      </w:ins>
      <w:ins w:id="359" w:author="Common, Jack" w:date="2018-08-17T11:10:00Z">
        <w:r>
          <w:rPr>
            <w:rFonts w:ascii="Arial" w:hAnsi="Arial" w:cs="Arial"/>
          </w:rPr>
          <w:t xml:space="preserve">. </w:t>
        </w:r>
      </w:ins>
      <w:ins w:id="360" w:author="Common, Jack" w:date="2018-08-17T11:15:00Z">
        <w:r w:rsidR="00EE63DD">
          <w:rPr>
            <w:rFonts w:ascii="Arial" w:hAnsi="Arial" w:cs="Arial"/>
            <w:b/>
          </w:rPr>
          <w:t xml:space="preserve">C) </w:t>
        </w:r>
      </w:ins>
      <w:ins w:id="361" w:author="Common, Jack" w:date="2018-08-17T11:14:00Z">
        <w:r w:rsidR="00EE63DD">
          <w:rPr>
            <w:rFonts w:ascii="Arial" w:hAnsi="Arial" w:cs="Arial"/>
          </w:rPr>
          <w:t xml:space="preserve">Mean </w:t>
        </w:r>
      </w:ins>
      <w:ins w:id="362" w:author="Common, Jack" w:date="2018-08-17T11:15:00Z">
        <w:r w:rsidR="00EE63DD">
          <w:rPr>
            <w:rFonts w:ascii="Arial" w:hAnsi="Arial" w:cs="Arial"/>
          </w:rPr>
          <w:t xml:space="preserve">pairwise </w:t>
        </w:r>
      </w:ins>
      <w:ins w:id="363" w:author="Common, Jack" w:date="2018-08-17T11:14:00Z">
        <w:r w:rsidR="00EE63DD">
          <w:rPr>
            <w:rFonts w:ascii="Arial" w:hAnsi="Arial" w:cs="Arial"/>
          </w:rPr>
          <w:t xml:space="preserve">infectivity of </w:t>
        </w:r>
      </w:ins>
      <w:ins w:id="364" w:author="Common, Jack" w:date="2018-08-17T11:15:00Z">
        <w:r w:rsidR="00EE63DD">
          <w:rPr>
            <w:rFonts w:ascii="Arial" w:hAnsi="Arial" w:cs="Arial"/>
          </w:rPr>
          <w:t xml:space="preserve">phage to hosts in the </w:t>
        </w:r>
        <w:proofErr w:type="spellStart"/>
        <w:r w:rsidR="00EE63DD">
          <w:rPr>
            <w:rFonts w:ascii="Arial" w:hAnsi="Arial" w:cs="Arial"/>
          </w:rPr>
          <w:t>timeshift</w:t>
        </w:r>
        <w:proofErr w:type="spellEnd"/>
        <w:r w:rsidR="00EE63DD">
          <w:rPr>
            <w:rFonts w:ascii="Arial" w:hAnsi="Arial" w:cs="Arial"/>
          </w:rPr>
          <w:t xml:space="preserve"> assay. </w:t>
        </w:r>
        <w:r w:rsidR="00EE63DD">
          <w:rPr>
            <w:rFonts w:ascii="Arial" w:hAnsi="Arial" w:cs="Arial"/>
            <w:b/>
          </w:rPr>
          <w:t xml:space="preserve">D) </w:t>
        </w:r>
        <w:r w:rsidR="00EE63DD">
          <w:rPr>
            <w:rFonts w:ascii="Arial" w:hAnsi="Arial" w:cs="Arial"/>
          </w:rPr>
          <w:t xml:space="preserve">Mean pairwise resistance of hosts to phage to in the </w:t>
        </w:r>
        <w:proofErr w:type="spellStart"/>
        <w:r w:rsidR="00EE63DD">
          <w:rPr>
            <w:rFonts w:ascii="Arial" w:hAnsi="Arial" w:cs="Arial"/>
          </w:rPr>
          <w:t>timeshift</w:t>
        </w:r>
        <w:proofErr w:type="spellEnd"/>
        <w:r w:rsidR="00EE63DD">
          <w:rPr>
            <w:rFonts w:ascii="Arial" w:hAnsi="Arial" w:cs="Arial"/>
          </w:rPr>
          <w:t xml:space="preserve"> assay. Means and 95% CIs are shown (</w:t>
        </w:r>
      </w:ins>
      <w:ins w:id="365" w:author="Common, Jack" w:date="2018-08-17T11:16:00Z">
        <w:r w:rsidR="00EE63DD">
          <w:rPr>
            <w:rFonts w:ascii="Arial" w:hAnsi="Arial" w:cs="Arial"/>
            <w:i/>
          </w:rPr>
          <w:t>N</w:t>
        </w:r>
        <w:r w:rsidR="00EE63DD">
          <w:rPr>
            <w:rFonts w:ascii="Arial" w:hAnsi="Arial" w:cs="Arial"/>
          </w:rPr>
          <w:t xml:space="preserve">=100048). </w:t>
        </w:r>
      </w:ins>
    </w:p>
    <w:p w14:paraId="71BB892B" w14:textId="77777777" w:rsidR="0008562E" w:rsidRDefault="0008562E" w:rsidP="00AB6CCF">
      <w:pPr>
        <w:spacing w:line="360" w:lineRule="auto"/>
        <w:jc w:val="both"/>
        <w:outlineLvl w:val="0"/>
        <w:rPr>
          <w:rFonts w:ascii="Arial" w:hAnsi="Arial" w:cs="Arial"/>
          <w:b/>
        </w:rPr>
      </w:pPr>
    </w:p>
    <w:p w14:paraId="2A78DBA3" w14:textId="677010CB" w:rsidR="00AB6CCF" w:rsidRPr="00A9752E" w:rsidRDefault="0008562E" w:rsidP="00AB6CCF">
      <w:pPr>
        <w:spacing w:line="360" w:lineRule="auto"/>
        <w:jc w:val="both"/>
        <w:outlineLvl w:val="0"/>
        <w:rPr>
          <w:rFonts w:ascii="Arial" w:hAnsi="Arial" w:cs="Arial"/>
          <w:b/>
        </w:rPr>
      </w:pPr>
      <w:r>
        <w:rPr>
          <w:rFonts w:ascii="Arial" w:hAnsi="Arial" w:cs="Arial"/>
          <w:b/>
        </w:rPr>
        <w:lastRenderedPageBreak/>
        <w:t xml:space="preserve">Figure 6: The mechanistic basis of phage infectivity </w:t>
      </w:r>
      <w:commentRangeStart w:id="366"/>
      <w:r>
        <w:rPr>
          <w:rFonts w:ascii="Arial" w:hAnsi="Arial" w:cs="Arial"/>
          <w:b/>
        </w:rPr>
        <w:t>evolution</w:t>
      </w:r>
      <w:commentRangeEnd w:id="366"/>
      <w:r w:rsidR="00341405">
        <w:rPr>
          <w:rStyle w:val="CommentReference"/>
        </w:rPr>
        <w:commentReference w:id="366"/>
      </w:r>
      <w:r>
        <w:rPr>
          <w:rFonts w:ascii="Arial" w:hAnsi="Arial" w:cs="Arial"/>
          <w:b/>
        </w:rPr>
        <w:t>.</w:t>
      </w:r>
    </w:p>
    <w:p w14:paraId="20C5CFB9" w14:textId="77777777" w:rsidR="00AB6CCF" w:rsidRDefault="00AB6CCF">
      <w:pPr>
        <w:rPr>
          <w:rFonts w:ascii="Arial" w:hAnsi="Arial" w:cs="Arial"/>
          <w:b/>
        </w:rPr>
      </w:pPr>
    </w:p>
    <w:p w14:paraId="124B08C8" w14:textId="77777777" w:rsidR="00AB6CCF" w:rsidRDefault="00AB6CCF">
      <w:pPr>
        <w:rPr>
          <w:rFonts w:ascii="Arial" w:hAnsi="Arial" w:cs="Arial"/>
          <w:b/>
        </w:rPr>
      </w:pPr>
      <w:r>
        <w:rPr>
          <w:rFonts w:ascii="Arial" w:hAnsi="Arial" w:cs="Arial"/>
          <w:b/>
        </w:rPr>
        <w:br w:type="page"/>
      </w:r>
    </w:p>
    <w:p w14:paraId="06819583" w14:textId="77777777" w:rsidR="0008562E" w:rsidRDefault="00AB6CCF" w:rsidP="001972BC">
      <w:pPr>
        <w:spacing w:line="360" w:lineRule="auto"/>
        <w:jc w:val="both"/>
        <w:outlineLvl w:val="0"/>
        <w:rPr>
          <w:rFonts w:ascii="Arial" w:hAnsi="Arial" w:cs="Arial"/>
          <w:b/>
        </w:rPr>
      </w:pPr>
      <w:r>
        <w:rPr>
          <w:rFonts w:ascii="Arial" w:hAnsi="Arial" w:cs="Arial"/>
          <w:b/>
        </w:rPr>
        <w:lastRenderedPageBreak/>
        <w:t>Figures</w:t>
      </w:r>
    </w:p>
    <w:p w14:paraId="0C09CB35" w14:textId="77777777" w:rsidR="0008562E" w:rsidRDefault="0008562E" w:rsidP="001972BC">
      <w:pPr>
        <w:spacing w:line="360" w:lineRule="auto"/>
        <w:jc w:val="both"/>
        <w:outlineLvl w:val="0"/>
        <w:rPr>
          <w:rFonts w:ascii="Arial" w:hAnsi="Arial" w:cs="Arial"/>
          <w:b/>
        </w:rPr>
      </w:pPr>
    </w:p>
    <w:p w14:paraId="00B7AA24" w14:textId="51412FCF" w:rsidR="00A66C47" w:rsidRPr="001972BC" w:rsidRDefault="0008562E" w:rsidP="001972BC">
      <w:pPr>
        <w:spacing w:line="360" w:lineRule="auto"/>
        <w:jc w:val="both"/>
        <w:outlineLvl w:val="0"/>
        <w:rPr>
          <w:rFonts w:ascii="Arial" w:hAnsi="Arial" w:cs="Arial"/>
          <w:b/>
        </w:rPr>
      </w:pPr>
      <w:r>
        <w:rPr>
          <w:rFonts w:ascii="Arial" w:hAnsi="Arial" w:cs="Arial"/>
          <w:b/>
        </w:rPr>
        <w:t>Figure 1</w:t>
      </w:r>
    </w:p>
    <w:p w14:paraId="7C05B26F" w14:textId="7CE9CFB5" w:rsidR="009878B1" w:rsidRPr="001972BC" w:rsidRDefault="00E423FE" w:rsidP="001972BC">
      <w:pPr>
        <w:spacing w:line="360" w:lineRule="auto"/>
        <w:jc w:val="both"/>
        <w:outlineLvl w:val="0"/>
        <w:rPr>
          <w:rFonts w:ascii="Arial" w:hAnsi="Arial" w:cs="Arial"/>
          <w:b/>
        </w:rPr>
      </w:pPr>
      <w:commentRangeStart w:id="367"/>
      <w:commentRangeStart w:id="368"/>
      <w:r w:rsidRPr="001972BC">
        <w:rPr>
          <w:rFonts w:ascii="Arial" w:hAnsi="Arial" w:cs="Arial"/>
          <w:b/>
          <w:noProof/>
          <w:lang w:val="en-US"/>
        </w:rPr>
        <w:drawing>
          <wp:inline distT="0" distB="0" distL="0" distR="0" wp14:anchorId="30D23F7A" wp14:editId="2026BBB0">
            <wp:extent cx="6332330" cy="4690909"/>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cf1.png"/>
                    <pic:cNvPicPr/>
                  </pic:nvPicPr>
                  <pic:blipFill>
                    <a:blip r:embed="rId8">
                      <a:extLst>
                        <a:ext uri="{28A0092B-C50C-407E-A947-70E740481C1C}">
                          <a14:useLocalDpi xmlns:a14="http://schemas.microsoft.com/office/drawing/2010/main" val="0"/>
                        </a:ext>
                      </a:extLst>
                    </a:blip>
                    <a:stretch>
                      <a:fillRect/>
                    </a:stretch>
                  </pic:blipFill>
                  <pic:spPr>
                    <a:xfrm>
                      <a:off x="0" y="0"/>
                      <a:ext cx="6332330" cy="4690909"/>
                    </a:xfrm>
                    <a:prstGeom prst="rect">
                      <a:avLst/>
                    </a:prstGeom>
                  </pic:spPr>
                </pic:pic>
              </a:graphicData>
            </a:graphic>
          </wp:inline>
        </w:drawing>
      </w:r>
      <w:commentRangeEnd w:id="367"/>
      <w:r w:rsidR="00482860">
        <w:rPr>
          <w:rStyle w:val="CommentReference"/>
        </w:rPr>
        <w:commentReference w:id="367"/>
      </w:r>
      <w:commentRangeEnd w:id="368"/>
      <w:r w:rsidR="00D24BD8">
        <w:rPr>
          <w:rStyle w:val="CommentReference"/>
        </w:rPr>
        <w:commentReference w:id="368"/>
      </w:r>
    </w:p>
    <w:p w14:paraId="6BA3B72C" w14:textId="29E3554C" w:rsidR="00A66C47" w:rsidRDefault="00A66C47">
      <w:pPr>
        <w:rPr>
          <w:rFonts w:ascii="Arial" w:hAnsi="Arial" w:cs="Arial"/>
          <w:b/>
        </w:rPr>
      </w:pPr>
      <w:r>
        <w:rPr>
          <w:rFonts w:ascii="Arial" w:hAnsi="Arial" w:cs="Arial"/>
          <w:b/>
        </w:rPr>
        <w:br w:type="page"/>
      </w:r>
    </w:p>
    <w:p w14:paraId="1B3418AE" w14:textId="3838E39A" w:rsidR="0008562E" w:rsidRPr="00A9752E" w:rsidRDefault="0008562E" w:rsidP="0008562E">
      <w:pPr>
        <w:spacing w:line="360" w:lineRule="auto"/>
        <w:jc w:val="both"/>
        <w:outlineLvl w:val="0"/>
        <w:rPr>
          <w:rFonts w:ascii="Arial" w:hAnsi="Arial" w:cs="Arial"/>
          <w:b/>
        </w:rPr>
      </w:pPr>
      <w:r>
        <w:rPr>
          <w:rFonts w:ascii="Arial" w:hAnsi="Arial" w:cs="Arial"/>
          <w:b/>
        </w:rPr>
        <w:lastRenderedPageBreak/>
        <w:t>Figure 2</w:t>
      </w:r>
    </w:p>
    <w:p w14:paraId="114C0128" w14:textId="77777777" w:rsidR="00A66C47" w:rsidRPr="001972BC" w:rsidRDefault="00A66C47" w:rsidP="001972BC">
      <w:pPr>
        <w:spacing w:line="360" w:lineRule="auto"/>
        <w:jc w:val="both"/>
        <w:rPr>
          <w:rFonts w:ascii="Arial" w:hAnsi="Arial" w:cs="Arial"/>
          <w:b/>
        </w:rPr>
      </w:pPr>
    </w:p>
    <w:p w14:paraId="53F09CC2" w14:textId="432B8315" w:rsidR="00E423FE" w:rsidRPr="001972BC" w:rsidRDefault="00E423FE" w:rsidP="001972BC">
      <w:pPr>
        <w:spacing w:line="360" w:lineRule="auto"/>
        <w:jc w:val="both"/>
        <w:rPr>
          <w:rFonts w:ascii="Arial" w:hAnsi="Arial" w:cs="Arial"/>
        </w:rPr>
      </w:pPr>
      <w:r w:rsidRPr="001972BC">
        <w:rPr>
          <w:rFonts w:ascii="Arial" w:hAnsi="Arial" w:cs="Arial"/>
          <w:noProof/>
          <w:lang w:val="en-US"/>
        </w:rPr>
        <w:drawing>
          <wp:inline distT="0" distB="0" distL="0" distR="0" wp14:anchorId="7750A60D" wp14:editId="147BE508">
            <wp:extent cx="5731510" cy="2865755"/>
            <wp:effectExtent l="0" t="0" r="889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2.png"/>
                    <pic:cNvPicPr/>
                  </pic:nvPicPr>
                  <pic:blipFill>
                    <a:blip r:embed="rId9">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0EB85FE6" w14:textId="5D057949" w:rsidR="00A66C47" w:rsidRDefault="00A66C47">
      <w:pPr>
        <w:rPr>
          <w:rFonts w:ascii="Arial" w:hAnsi="Arial" w:cs="Arial"/>
          <w:b/>
        </w:rPr>
      </w:pPr>
      <w:r>
        <w:rPr>
          <w:rFonts w:ascii="Arial" w:hAnsi="Arial" w:cs="Arial"/>
          <w:b/>
        </w:rPr>
        <w:br w:type="page"/>
      </w:r>
    </w:p>
    <w:p w14:paraId="54A578F5" w14:textId="31CF3DAA" w:rsidR="0008562E" w:rsidRPr="00A9752E" w:rsidRDefault="0008562E" w:rsidP="0008562E">
      <w:pPr>
        <w:spacing w:line="360" w:lineRule="auto"/>
        <w:jc w:val="both"/>
        <w:outlineLvl w:val="0"/>
        <w:rPr>
          <w:rFonts w:ascii="Arial" w:hAnsi="Arial" w:cs="Arial"/>
          <w:b/>
        </w:rPr>
      </w:pPr>
      <w:r>
        <w:rPr>
          <w:rFonts w:ascii="Arial" w:hAnsi="Arial" w:cs="Arial"/>
          <w:b/>
        </w:rPr>
        <w:lastRenderedPageBreak/>
        <w:t>Figure 3</w:t>
      </w:r>
    </w:p>
    <w:p w14:paraId="360AD025" w14:textId="46CB4C2D" w:rsidR="0008562E" w:rsidRDefault="00074710">
      <w:pPr>
        <w:rPr>
          <w:rFonts w:ascii="Arial" w:hAnsi="Arial" w:cs="Arial"/>
          <w:b/>
        </w:rPr>
      </w:pPr>
      <w:ins w:id="369" w:author="Common, Jack" w:date="2018-08-16T12:07:00Z">
        <w:r>
          <w:rPr>
            <w:rFonts w:ascii="Arial" w:hAnsi="Arial" w:cs="Arial"/>
            <w:b/>
            <w:noProof/>
            <w:lang w:val="en-US"/>
            <w:rPrChange w:id="370" w:author="Unknown">
              <w:rPr>
                <w:noProof/>
                <w:lang w:val="en-US"/>
              </w:rPr>
            </w:rPrChange>
          </w:rPr>
          <w:drawing>
            <wp:inline distT="0" distB="0" distL="0" distR="0" wp14:anchorId="003647D2" wp14:editId="3097904A">
              <wp:extent cx="6232110" cy="51925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pacers.png"/>
                      <pic:cNvPicPr/>
                    </pic:nvPicPr>
                    <pic:blipFill>
                      <a:blip r:embed="rId10">
                        <a:extLst>
                          <a:ext uri="{28A0092B-C50C-407E-A947-70E740481C1C}">
                            <a14:useLocalDpi xmlns:a14="http://schemas.microsoft.com/office/drawing/2010/main" val="0"/>
                          </a:ext>
                        </a:extLst>
                      </a:blip>
                      <a:stretch>
                        <a:fillRect/>
                      </a:stretch>
                    </pic:blipFill>
                    <pic:spPr>
                      <a:xfrm>
                        <a:off x="0" y="0"/>
                        <a:ext cx="6232110" cy="5192545"/>
                      </a:xfrm>
                      <a:prstGeom prst="rect">
                        <a:avLst/>
                      </a:prstGeom>
                    </pic:spPr>
                  </pic:pic>
                </a:graphicData>
              </a:graphic>
            </wp:inline>
          </w:drawing>
        </w:r>
      </w:ins>
      <w:r w:rsidR="0008562E">
        <w:rPr>
          <w:rFonts w:ascii="Arial" w:hAnsi="Arial" w:cs="Arial"/>
          <w:b/>
        </w:rPr>
        <w:br w:type="page"/>
      </w:r>
    </w:p>
    <w:p w14:paraId="0CC798D6" w14:textId="3B7825D1" w:rsidR="00A66C47" w:rsidRPr="001972BC" w:rsidRDefault="0008562E" w:rsidP="001972BC">
      <w:pPr>
        <w:spacing w:line="360" w:lineRule="auto"/>
        <w:jc w:val="both"/>
        <w:outlineLvl w:val="0"/>
        <w:rPr>
          <w:rFonts w:ascii="Arial" w:hAnsi="Arial" w:cs="Arial"/>
          <w:b/>
        </w:rPr>
      </w:pPr>
      <w:r>
        <w:rPr>
          <w:rFonts w:ascii="Arial" w:hAnsi="Arial" w:cs="Arial"/>
          <w:b/>
        </w:rPr>
        <w:lastRenderedPageBreak/>
        <w:t>Figure 4</w:t>
      </w:r>
    </w:p>
    <w:p w14:paraId="3D84DC44" w14:textId="33E1F472" w:rsidR="008F493C" w:rsidRPr="001972BC" w:rsidRDefault="00766769" w:rsidP="001972BC">
      <w:pPr>
        <w:spacing w:line="360" w:lineRule="auto"/>
        <w:jc w:val="both"/>
        <w:outlineLvl w:val="0"/>
        <w:rPr>
          <w:rFonts w:ascii="Arial" w:hAnsi="Arial" w:cs="Arial"/>
          <w:b/>
        </w:rPr>
      </w:pPr>
      <w:r w:rsidRPr="001972BC">
        <w:rPr>
          <w:rFonts w:ascii="Arial" w:hAnsi="Arial" w:cs="Arial"/>
          <w:b/>
          <w:noProof/>
          <w:lang w:val="en-US"/>
        </w:rPr>
        <w:drawing>
          <wp:inline distT="0" distB="0" distL="0" distR="0" wp14:anchorId="7E6B8B75" wp14:editId="6A3EE30A">
            <wp:extent cx="5731510" cy="511937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cfig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5119370"/>
                    </a:xfrm>
                    <a:prstGeom prst="rect">
                      <a:avLst/>
                    </a:prstGeom>
                  </pic:spPr>
                </pic:pic>
              </a:graphicData>
            </a:graphic>
          </wp:inline>
        </w:drawing>
      </w:r>
    </w:p>
    <w:p w14:paraId="3BCCEE72" w14:textId="772EA8AA" w:rsidR="00A66C47" w:rsidRDefault="00A66C47">
      <w:pPr>
        <w:rPr>
          <w:rFonts w:ascii="Arial" w:hAnsi="Arial" w:cs="Arial"/>
          <w:b/>
        </w:rPr>
      </w:pPr>
      <w:r>
        <w:rPr>
          <w:rFonts w:ascii="Arial" w:hAnsi="Arial" w:cs="Arial"/>
          <w:b/>
        </w:rPr>
        <w:br w:type="page"/>
      </w:r>
    </w:p>
    <w:p w14:paraId="1FA63522" w14:textId="05F11D26" w:rsidR="0008562E" w:rsidRPr="00A9752E" w:rsidRDefault="0008562E" w:rsidP="0008562E">
      <w:pPr>
        <w:spacing w:line="360" w:lineRule="auto"/>
        <w:jc w:val="both"/>
        <w:outlineLvl w:val="0"/>
        <w:rPr>
          <w:rFonts w:ascii="Arial" w:hAnsi="Arial" w:cs="Arial"/>
          <w:b/>
        </w:rPr>
      </w:pPr>
      <w:r>
        <w:rPr>
          <w:rFonts w:ascii="Arial" w:hAnsi="Arial" w:cs="Arial"/>
          <w:b/>
        </w:rPr>
        <w:lastRenderedPageBreak/>
        <w:t>Figure 5</w:t>
      </w:r>
    </w:p>
    <w:p w14:paraId="540988B4" w14:textId="77777777" w:rsidR="002D6E0B" w:rsidRPr="001972BC" w:rsidRDefault="002D6E0B" w:rsidP="001972BC">
      <w:pPr>
        <w:spacing w:line="360" w:lineRule="auto"/>
        <w:jc w:val="both"/>
        <w:outlineLvl w:val="0"/>
        <w:rPr>
          <w:rFonts w:ascii="Arial" w:hAnsi="Arial" w:cs="Arial"/>
          <w:b/>
        </w:rPr>
      </w:pPr>
    </w:p>
    <w:p w14:paraId="2B1CF322" w14:textId="6D1D66E2" w:rsidR="00E423FE" w:rsidRPr="001972BC" w:rsidRDefault="00766769" w:rsidP="001972BC">
      <w:pPr>
        <w:spacing w:line="360" w:lineRule="auto"/>
        <w:jc w:val="both"/>
        <w:outlineLvl w:val="0"/>
        <w:rPr>
          <w:rFonts w:ascii="Arial" w:hAnsi="Arial" w:cs="Arial"/>
          <w:b/>
        </w:rPr>
      </w:pPr>
      <w:commentRangeStart w:id="371"/>
      <w:r w:rsidRPr="001972BC">
        <w:rPr>
          <w:rFonts w:ascii="Arial" w:hAnsi="Arial" w:cs="Arial"/>
          <w:b/>
          <w:noProof/>
          <w:lang w:val="en-US"/>
        </w:rPr>
        <w:drawing>
          <wp:inline distT="0" distB="0" distL="0" distR="0" wp14:anchorId="1C00DB13" wp14:editId="2446B4B2">
            <wp:extent cx="5731510" cy="488293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4.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4882930"/>
                    </a:xfrm>
                    <a:prstGeom prst="rect">
                      <a:avLst/>
                    </a:prstGeom>
                  </pic:spPr>
                </pic:pic>
              </a:graphicData>
            </a:graphic>
          </wp:inline>
        </w:drawing>
      </w:r>
      <w:commentRangeEnd w:id="371"/>
      <w:r w:rsidR="00482860">
        <w:rPr>
          <w:rStyle w:val="CommentReference"/>
        </w:rPr>
        <w:commentReference w:id="371"/>
      </w:r>
    </w:p>
    <w:p w14:paraId="7745F794" w14:textId="77777777" w:rsidR="0008562E" w:rsidRDefault="0008562E">
      <w:pPr>
        <w:rPr>
          <w:rFonts w:ascii="Arial" w:hAnsi="Arial" w:cs="Arial"/>
          <w:b/>
        </w:rPr>
      </w:pPr>
      <w:r>
        <w:rPr>
          <w:rFonts w:ascii="Arial" w:hAnsi="Arial" w:cs="Arial"/>
          <w:b/>
        </w:rPr>
        <w:br w:type="page"/>
      </w:r>
    </w:p>
    <w:p w14:paraId="2DEE563D" w14:textId="5FB27C93" w:rsidR="0008562E" w:rsidRPr="00A9752E" w:rsidRDefault="0008562E" w:rsidP="0008562E">
      <w:pPr>
        <w:spacing w:line="360" w:lineRule="auto"/>
        <w:jc w:val="both"/>
        <w:outlineLvl w:val="0"/>
        <w:rPr>
          <w:rFonts w:ascii="Arial" w:hAnsi="Arial" w:cs="Arial"/>
          <w:b/>
        </w:rPr>
      </w:pPr>
      <w:r>
        <w:rPr>
          <w:rFonts w:ascii="Arial" w:hAnsi="Arial" w:cs="Arial"/>
          <w:b/>
        </w:rPr>
        <w:lastRenderedPageBreak/>
        <w:t>Figure 6</w:t>
      </w:r>
    </w:p>
    <w:p w14:paraId="12AC426F" w14:textId="77777777" w:rsidR="0008562E" w:rsidRDefault="0008562E">
      <w:pPr>
        <w:rPr>
          <w:rFonts w:ascii="Arial" w:hAnsi="Arial" w:cs="Arial"/>
          <w:b/>
        </w:rPr>
      </w:pPr>
      <w:r>
        <w:rPr>
          <w:rFonts w:ascii="Arial" w:hAnsi="Arial" w:cs="Arial"/>
          <w:b/>
        </w:rPr>
        <w:br w:type="page"/>
      </w:r>
    </w:p>
    <w:p w14:paraId="504B9A50" w14:textId="5F5E0C50" w:rsidR="006E3D23" w:rsidRPr="001972BC" w:rsidRDefault="0008562E" w:rsidP="001972BC">
      <w:pPr>
        <w:spacing w:line="360" w:lineRule="auto"/>
        <w:jc w:val="both"/>
        <w:outlineLvl w:val="0"/>
        <w:rPr>
          <w:rFonts w:ascii="Arial" w:hAnsi="Arial" w:cs="Arial"/>
        </w:rPr>
      </w:pPr>
      <w:r>
        <w:rPr>
          <w:rFonts w:ascii="Arial" w:hAnsi="Arial" w:cs="Arial"/>
          <w:b/>
        </w:rPr>
        <w:lastRenderedPageBreak/>
        <w:t>Figure 7</w:t>
      </w:r>
    </w:p>
    <w:p w14:paraId="7AD7B6D0" w14:textId="1946040E" w:rsidR="006E3D23" w:rsidRPr="001972BC" w:rsidRDefault="006E3D23" w:rsidP="001972BC">
      <w:pPr>
        <w:spacing w:line="360" w:lineRule="auto"/>
        <w:jc w:val="both"/>
        <w:outlineLvl w:val="0"/>
        <w:rPr>
          <w:rFonts w:ascii="Arial" w:hAnsi="Arial" w:cs="Arial"/>
          <w:b/>
        </w:rPr>
      </w:pPr>
      <w:r w:rsidRPr="001972BC">
        <w:rPr>
          <w:rFonts w:ascii="Arial" w:hAnsi="Arial" w:cs="Arial"/>
          <w:b/>
          <w:noProof/>
          <w:lang w:val="en-US"/>
        </w:rPr>
        <w:drawing>
          <wp:inline distT="0" distB="0" distL="0" distR="0" wp14:anchorId="2E1647D5" wp14:editId="116A8F0E">
            <wp:extent cx="5731510" cy="343281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cfig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432810"/>
                    </a:xfrm>
                    <a:prstGeom prst="rect">
                      <a:avLst/>
                    </a:prstGeom>
                  </pic:spPr>
                </pic:pic>
              </a:graphicData>
            </a:graphic>
          </wp:inline>
        </w:drawing>
      </w:r>
    </w:p>
    <w:p w14:paraId="53598C86" w14:textId="54817AA9" w:rsidR="006E3D23" w:rsidRPr="001972BC" w:rsidRDefault="006E3D23" w:rsidP="001972BC">
      <w:pPr>
        <w:spacing w:line="360" w:lineRule="auto"/>
        <w:jc w:val="both"/>
        <w:rPr>
          <w:rFonts w:ascii="Arial" w:hAnsi="Arial" w:cs="Arial"/>
          <w:b/>
        </w:rPr>
      </w:pPr>
      <w:commentRangeStart w:id="372"/>
      <w:r w:rsidRPr="001972BC">
        <w:rPr>
          <w:rFonts w:ascii="Arial" w:hAnsi="Arial" w:cs="Arial"/>
          <w:b/>
        </w:rPr>
        <w:t xml:space="preserve">Fig </w:t>
      </w:r>
      <w:r w:rsidR="0008562E">
        <w:rPr>
          <w:rFonts w:ascii="Arial" w:hAnsi="Arial" w:cs="Arial"/>
          <w:b/>
        </w:rPr>
        <w:t>7</w:t>
      </w:r>
      <w:r w:rsidRPr="001972BC">
        <w:rPr>
          <w:rFonts w:ascii="Arial" w:hAnsi="Arial" w:cs="Arial"/>
          <w:b/>
        </w:rPr>
        <w:t>: Dynamics of spacers and point mutations gained and lost.</w:t>
      </w:r>
      <w:commentRangeEnd w:id="372"/>
      <w:r w:rsidR="00AB6CCF">
        <w:rPr>
          <w:rStyle w:val="CommentReference"/>
        </w:rPr>
        <w:commentReference w:id="372"/>
      </w:r>
    </w:p>
    <w:p w14:paraId="11B10490" w14:textId="36AABFC6" w:rsidR="00A66C47" w:rsidRDefault="00A66C47">
      <w:pPr>
        <w:rPr>
          <w:rFonts w:ascii="Arial" w:hAnsi="Arial" w:cs="Arial"/>
        </w:rPr>
      </w:pPr>
      <w:r>
        <w:rPr>
          <w:rFonts w:ascii="Arial" w:hAnsi="Arial" w:cs="Arial"/>
        </w:rPr>
        <w:br w:type="page"/>
      </w:r>
    </w:p>
    <w:p w14:paraId="4F8BF163" w14:textId="77777777" w:rsidR="00B000E8" w:rsidRPr="001972BC" w:rsidRDefault="00B000E8" w:rsidP="001972BC">
      <w:pPr>
        <w:spacing w:line="360" w:lineRule="auto"/>
        <w:jc w:val="both"/>
        <w:outlineLvl w:val="0"/>
        <w:rPr>
          <w:rFonts w:ascii="Arial" w:hAnsi="Arial" w:cs="Arial"/>
        </w:rPr>
      </w:pPr>
    </w:p>
    <w:tbl>
      <w:tblPr>
        <w:tblStyle w:val="TableGrid"/>
        <w:tblW w:w="0" w:type="auto"/>
        <w:tblLayout w:type="fixed"/>
        <w:tblLook w:val="04A0" w:firstRow="1" w:lastRow="0" w:firstColumn="1" w:lastColumn="0" w:noHBand="0" w:noVBand="1"/>
      </w:tblPr>
      <w:tblGrid>
        <w:gridCol w:w="562"/>
        <w:gridCol w:w="426"/>
        <w:gridCol w:w="1417"/>
        <w:gridCol w:w="1276"/>
        <w:gridCol w:w="1134"/>
      </w:tblGrid>
      <w:tr w:rsidR="00B000E8" w:rsidRPr="00254474" w14:paraId="68B21D88" w14:textId="77777777" w:rsidTr="00F22D0C">
        <w:tc>
          <w:tcPr>
            <w:tcW w:w="988" w:type="dxa"/>
            <w:gridSpan w:val="2"/>
            <w:vMerge w:val="restart"/>
            <w:tcBorders>
              <w:top w:val="nil"/>
              <w:left w:val="nil"/>
            </w:tcBorders>
          </w:tcPr>
          <w:p w14:paraId="18E95FEE" w14:textId="77777777" w:rsidR="00B000E8" w:rsidRPr="001972BC" w:rsidRDefault="00B000E8" w:rsidP="001972BC">
            <w:pPr>
              <w:spacing w:line="360" w:lineRule="auto"/>
              <w:jc w:val="both"/>
              <w:outlineLvl w:val="0"/>
              <w:rPr>
                <w:rFonts w:ascii="Arial" w:hAnsi="Arial" w:cs="Arial"/>
              </w:rPr>
            </w:pPr>
          </w:p>
        </w:tc>
        <w:tc>
          <w:tcPr>
            <w:tcW w:w="3827" w:type="dxa"/>
            <w:gridSpan w:val="3"/>
          </w:tcPr>
          <w:p w14:paraId="4C11FA0A" w14:textId="77777777" w:rsidR="00B000E8" w:rsidRPr="001972BC" w:rsidRDefault="00B000E8" w:rsidP="001972BC">
            <w:pPr>
              <w:spacing w:line="360" w:lineRule="auto"/>
              <w:jc w:val="both"/>
              <w:outlineLvl w:val="0"/>
              <w:rPr>
                <w:rFonts w:ascii="Arial" w:hAnsi="Arial" w:cs="Arial"/>
                <w:b/>
              </w:rPr>
            </w:pPr>
            <w:r w:rsidRPr="001972BC">
              <w:rPr>
                <w:rFonts w:ascii="Arial" w:hAnsi="Arial" w:cs="Arial"/>
              </w:rPr>
              <w:t>Phage</w:t>
            </w:r>
          </w:p>
        </w:tc>
      </w:tr>
      <w:tr w:rsidR="00B000E8" w:rsidRPr="00254474" w14:paraId="4D2C736D" w14:textId="77777777" w:rsidTr="00F22D0C">
        <w:tc>
          <w:tcPr>
            <w:tcW w:w="988" w:type="dxa"/>
            <w:gridSpan w:val="2"/>
            <w:vMerge/>
            <w:tcBorders>
              <w:left w:val="nil"/>
            </w:tcBorders>
          </w:tcPr>
          <w:p w14:paraId="1423EAB0" w14:textId="77777777" w:rsidR="00B000E8" w:rsidRPr="001972BC" w:rsidRDefault="00B000E8" w:rsidP="001972BC">
            <w:pPr>
              <w:spacing w:line="360" w:lineRule="auto"/>
              <w:jc w:val="both"/>
              <w:outlineLvl w:val="0"/>
              <w:rPr>
                <w:rFonts w:ascii="Arial" w:hAnsi="Arial" w:cs="Arial"/>
              </w:rPr>
            </w:pPr>
          </w:p>
        </w:tc>
        <w:tc>
          <w:tcPr>
            <w:tcW w:w="1417" w:type="dxa"/>
          </w:tcPr>
          <w:p w14:paraId="40EF1437" w14:textId="77777777" w:rsidR="00B000E8" w:rsidRPr="001972BC" w:rsidRDefault="00B000E8" w:rsidP="001972BC">
            <w:pPr>
              <w:spacing w:line="360" w:lineRule="auto"/>
              <w:jc w:val="both"/>
              <w:outlineLvl w:val="0"/>
              <w:rPr>
                <w:rFonts w:ascii="Arial" w:hAnsi="Arial" w:cs="Arial"/>
                <w:b/>
              </w:rPr>
            </w:pPr>
            <w:r w:rsidRPr="001972BC">
              <w:rPr>
                <w:rFonts w:ascii="Arial" w:hAnsi="Arial" w:cs="Arial"/>
                <w:b/>
              </w:rPr>
              <w:t>1</w:t>
            </w:r>
          </w:p>
        </w:tc>
        <w:tc>
          <w:tcPr>
            <w:tcW w:w="1276" w:type="dxa"/>
          </w:tcPr>
          <w:p w14:paraId="2EE75740" w14:textId="77777777" w:rsidR="00B000E8" w:rsidRPr="001972BC" w:rsidRDefault="00B000E8" w:rsidP="001972BC">
            <w:pPr>
              <w:spacing w:line="360" w:lineRule="auto"/>
              <w:jc w:val="both"/>
              <w:outlineLvl w:val="0"/>
              <w:rPr>
                <w:rFonts w:ascii="Arial" w:hAnsi="Arial" w:cs="Arial"/>
                <w:b/>
              </w:rPr>
            </w:pPr>
            <w:r w:rsidRPr="001972BC">
              <w:rPr>
                <w:rFonts w:ascii="Arial" w:hAnsi="Arial" w:cs="Arial"/>
                <w:b/>
              </w:rPr>
              <w:t>4</w:t>
            </w:r>
          </w:p>
        </w:tc>
        <w:tc>
          <w:tcPr>
            <w:tcW w:w="1134" w:type="dxa"/>
          </w:tcPr>
          <w:p w14:paraId="7C0B00D9" w14:textId="77777777" w:rsidR="00B000E8" w:rsidRPr="001972BC" w:rsidRDefault="00B000E8" w:rsidP="001972BC">
            <w:pPr>
              <w:spacing w:line="360" w:lineRule="auto"/>
              <w:jc w:val="both"/>
              <w:outlineLvl w:val="0"/>
              <w:rPr>
                <w:rFonts w:ascii="Arial" w:hAnsi="Arial" w:cs="Arial"/>
                <w:b/>
              </w:rPr>
            </w:pPr>
            <w:r w:rsidRPr="001972BC">
              <w:rPr>
                <w:rFonts w:ascii="Arial" w:hAnsi="Arial" w:cs="Arial"/>
                <w:b/>
              </w:rPr>
              <w:t>9</w:t>
            </w:r>
          </w:p>
        </w:tc>
      </w:tr>
      <w:tr w:rsidR="00B000E8" w:rsidRPr="00254474" w14:paraId="30EF1A5E" w14:textId="77777777" w:rsidTr="000B102A">
        <w:tc>
          <w:tcPr>
            <w:tcW w:w="562" w:type="dxa"/>
            <w:vMerge w:val="restart"/>
            <w:textDirection w:val="btLr"/>
          </w:tcPr>
          <w:p w14:paraId="3D54FA55" w14:textId="77777777" w:rsidR="00B000E8" w:rsidRPr="001972BC" w:rsidRDefault="00B000E8" w:rsidP="001972BC">
            <w:pPr>
              <w:spacing w:line="360" w:lineRule="auto"/>
              <w:ind w:left="113" w:right="113"/>
              <w:jc w:val="both"/>
              <w:outlineLvl w:val="0"/>
              <w:rPr>
                <w:rFonts w:ascii="Arial" w:hAnsi="Arial" w:cs="Arial"/>
              </w:rPr>
            </w:pPr>
            <w:r w:rsidRPr="001972BC">
              <w:rPr>
                <w:rFonts w:ascii="Arial" w:hAnsi="Arial" w:cs="Arial"/>
              </w:rPr>
              <w:t>Host</w:t>
            </w:r>
          </w:p>
        </w:tc>
        <w:tc>
          <w:tcPr>
            <w:tcW w:w="426" w:type="dxa"/>
          </w:tcPr>
          <w:p w14:paraId="001471A3" w14:textId="77777777" w:rsidR="00B000E8" w:rsidRPr="001972BC" w:rsidRDefault="00B000E8" w:rsidP="001972BC">
            <w:pPr>
              <w:spacing w:line="360" w:lineRule="auto"/>
              <w:jc w:val="both"/>
              <w:outlineLvl w:val="0"/>
              <w:rPr>
                <w:rFonts w:ascii="Arial" w:hAnsi="Arial" w:cs="Arial"/>
                <w:b/>
              </w:rPr>
            </w:pPr>
            <w:r w:rsidRPr="001972BC">
              <w:rPr>
                <w:rFonts w:ascii="Arial" w:hAnsi="Arial" w:cs="Arial"/>
                <w:b/>
              </w:rPr>
              <w:t>1</w:t>
            </w:r>
          </w:p>
        </w:tc>
        <w:tc>
          <w:tcPr>
            <w:tcW w:w="1417" w:type="dxa"/>
          </w:tcPr>
          <w:p w14:paraId="2B583D21" w14:textId="77777777" w:rsidR="00B000E8" w:rsidRPr="001972BC" w:rsidRDefault="00B000E8" w:rsidP="001972BC">
            <w:pPr>
              <w:spacing w:line="360" w:lineRule="auto"/>
              <w:jc w:val="both"/>
              <w:outlineLvl w:val="0"/>
              <w:rPr>
                <w:rFonts w:ascii="Arial" w:hAnsi="Arial" w:cs="Arial"/>
              </w:rPr>
            </w:pPr>
            <w:r w:rsidRPr="001972BC">
              <w:rPr>
                <w:rFonts w:ascii="Arial" w:hAnsi="Arial" w:cs="Arial"/>
              </w:rPr>
              <w:t>Present</w:t>
            </w:r>
          </w:p>
        </w:tc>
        <w:tc>
          <w:tcPr>
            <w:tcW w:w="1276" w:type="dxa"/>
          </w:tcPr>
          <w:p w14:paraId="732DD655" w14:textId="77777777" w:rsidR="00B000E8" w:rsidRPr="001972BC" w:rsidRDefault="00B000E8" w:rsidP="001972BC">
            <w:pPr>
              <w:spacing w:line="360" w:lineRule="auto"/>
              <w:jc w:val="both"/>
              <w:outlineLvl w:val="0"/>
              <w:rPr>
                <w:rFonts w:ascii="Arial" w:hAnsi="Arial" w:cs="Arial"/>
              </w:rPr>
            </w:pPr>
            <w:r w:rsidRPr="001972BC">
              <w:rPr>
                <w:rFonts w:ascii="Arial" w:hAnsi="Arial" w:cs="Arial"/>
              </w:rPr>
              <w:t>Past</w:t>
            </w:r>
          </w:p>
        </w:tc>
        <w:tc>
          <w:tcPr>
            <w:tcW w:w="1134" w:type="dxa"/>
          </w:tcPr>
          <w:p w14:paraId="40845CF6" w14:textId="77777777" w:rsidR="00B000E8" w:rsidRPr="001972BC" w:rsidRDefault="00B000E8" w:rsidP="001972BC">
            <w:pPr>
              <w:spacing w:line="360" w:lineRule="auto"/>
              <w:jc w:val="both"/>
              <w:outlineLvl w:val="0"/>
              <w:rPr>
                <w:rFonts w:ascii="Arial" w:hAnsi="Arial" w:cs="Arial"/>
              </w:rPr>
            </w:pPr>
            <w:r w:rsidRPr="001972BC">
              <w:rPr>
                <w:rFonts w:ascii="Arial" w:hAnsi="Arial" w:cs="Arial"/>
              </w:rPr>
              <w:t>Past</w:t>
            </w:r>
          </w:p>
        </w:tc>
      </w:tr>
      <w:tr w:rsidR="00B000E8" w:rsidRPr="00254474" w14:paraId="0AC0F633" w14:textId="77777777" w:rsidTr="000B102A">
        <w:tc>
          <w:tcPr>
            <w:tcW w:w="562" w:type="dxa"/>
            <w:vMerge/>
          </w:tcPr>
          <w:p w14:paraId="5FD3492F" w14:textId="77777777" w:rsidR="00B000E8" w:rsidRPr="001972BC" w:rsidRDefault="00B000E8" w:rsidP="001972BC">
            <w:pPr>
              <w:spacing w:line="360" w:lineRule="auto"/>
              <w:jc w:val="both"/>
              <w:outlineLvl w:val="0"/>
              <w:rPr>
                <w:rFonts w:ascii="Arial" w:hAnsi="Arial" w:cs="Arial"/>
              </w:rPr>
            </w:pPr>
          </w:p>
        </w:tc>
        <w:tc>
          <w:tcPr>
            <w:tcW w:w="426" w:type="dxa"/>
          </w:tcPr>
          <w:p w14:paraId="47AB8364" w14:textId="77777777" w:rsidR="00B000E8" w:rsidRPr="001972BC" w:rsidRDefault="00B000E8" w:rsidP="001972BC">
            <w:pPr>
              <w:spacing w:line="360" w:lineRule="auto"/>
              <w:jc w:val="both"/>
              <w:outlineLvl w:val="0"/>
              <w:rPr>
                <w:rFonts w:ascii="Arial" w:hAnsi="Arial" w:cs="Arial"/>
                <w:b/>
              </w:rPr>
            </w:pPr>
            <w:r w:rsidRPr="001972BC">
              <w:rPr>
                <w:rFonts w:ascii="Arial" w:hAnsi="Arial" w:cs="Arial"/>
                <w:b/>
              </w:rPr>
              <w:t>4</w:t>
            </w:r>
          </w:p>
        </w:tc>
        <w:tc>
          <w:tcPr>
            <w:tcW w:w="1417" w:type="dxa"/>
          </w:tcPr>
          <w:p w14:paraId="19DC5BB6" w14:textId="77777777" w:rsidR="00B000E8" w:rsidRPr="001972BC" w:rsidRDefault="00B000E8" w:rsidP="001972BC">
            <w:pPr>
              <w:spacing w:line="360" w:lineRule="auto"/>
              <w:jc w:val="both"/>
              <w:outlineLvl w:val="0"/>
              <w:rPr>
                <w:rFonts w:ascii="Arial" w:hAnsi="Arial" w:cs="Arial"/>
              </w:rPr>
            </w:pPr>
            <w:r w:rsidRPr="001972BC">
              <w:rPr>
                <w:rFonts w:ascii="Arial" w:hAnsi="Arial" w:cs="Arial"/>
              </w:rPr>
              <w:t>Future</w:t>
            </w:r>
          </w:p>
        </w:tc>
        <w:tc>
          <w:tcPr>
            <w:tcW w:w="1276" w:type="dxa"/>
          </w:tcPr>
          <w:p w14:paraId="35B71A6D" w14:textId="77777777" w:rsidR="00B000E8" w:rsidRPr="001972BC" w:rsidRDefault="00B000E8" w:rsidP="001972BC">
            <w:pPr>
              <w:spacing w:line="360" w:lineRule="auto"/>
              <w:jc w:val="both"/>
              <w:outlineLvl w:val="0"/>
              <w:rPr>
                <w:rFonts w:ascii="Arial" w:hAnsi="Arial" w:cs="Arial"/>
              </w:rPr>
            </w:pPr>
            <w:r w:rsidRPr="001972BC">
              <w:rPr>
                <w:rFonts w:ascii="Arial" w:hAnsi="Arial" w:cs="Arial"/>
              </w:rPr>
              <w:t>Present</w:t>
            </w:r>
          </w:p>
        </w:tc>
        <w:tc>
          <w:tcPr>
            <w:tcW w:w="1134" w:type="dxa"/>
          </w:tcPr>
          <w:p w14:paraId="4C7DA21C" w14:textId="77777777" w:rsidR="00B000E8" w:rsidRPr="001972BC" w:rsidRDefault="00B000E8" w:rsidP="001972BC">
            <w:pPr>
              <w:spacing w:line="360" w:lineRule="auto"/>
              <w:jc w:val="both"/>
              <w:outlineLvl w:val="0"/>
              <w:rPr>
                <w:rFonts w:ascii="Arial" w:hAnsi="Arial" w:cs="Arial"/>
              </w:rPr>
            </w:pPr>
            <w:r w:rsidRPr="001972BC">
              <w:rPr>
                <w:rFonts w:ascii="Arial" w:hAnsi="Arial" w:cs="Arial"/>
              </w:rPr>
              <w:t>Past</w:t>
            </w:r>
          </w:p>
        </w:tc>
      </w:tr>
      <w:tr w:rsidR="00B000E8" w:rsidRPr="00254474" w14:paraId="309D0FE7" w14:textId="77777777" w:rsidTr="000B102A">
        <w:tc>
          <w:tcPr>
            <w:tcW w:w="562" w:type="dxa"/>
            <w:vMerge/>
          </w:tcPr>
          <w:p w14:paraId="27B1B6D4" w14:textId="77777777" w:rsidR="00B000E8" w:rsidRPr="001972BC" w:rsidRDefault="00B000E8" w:rsidP="001972BC">
            <w:pPr>
              <w:spacing w:line="360" w:lineRule="auto"/>
              <w:jc w:val="both"/>
              <w:outlineLvl w:val="0"/>
              <w:rPr>
                <w:rFonts w:ascii="Arial" w:hAnsi="Arial" w:cs="Arial"/>
              </w:rPr>
            </w:pPr>
          </w:p>
        </w:tc>
        <w:tc>
          <w:tcPr>
            <w:tcW w:w="426" w:type="dxa"/>
          </w:tcPr>
          <w:p w14:paraId="67BFB49C" w14:textId="77777777" w:rsidR="00B000E8" w:rsidRPr="001972BC" w:rsidRDefault="00B000E8" w:rsidP="001972BC">
            <w:pPr>
              <w:spacing w:line="360" w:lineRule="auto"/>
              <w:jc w:val="both"/>
              <w:outlineLvl w:val="0"/>
              <w:rPr>
                <w:rFonts w:ascii="Arial" w:hAnsi="Arial" w:cs="Arial"/>
                <w:b/>
              </w:rPr>
            </w:pPr>
            <w:r w:rsidRPr="001972BC">
              <w:rPr>
                <w:rFonts w:ascii="Arial" w:hAnsi="Arial" w:cs="Arial"/>
                <w:b/>
              </w:rPr>
              <w:t>9</w:t>
            </w:r>
          </w:p>
        </w:tc>
        <w:tc>
          <w:tcPr>
            <w:tcW w:w="1417" w:type="dxa"/>
          </w:tcPr>
          <w:p w14:paraId="4080BD75" w14:textId="77777777" w:rsidR="00B000E8" w:rsidRPr="001972BC" w:rsidRDefault="00B000E8" w:rsidP="001972BC">
            <w:pPr>
              <w:spacing w:line="360" w:lineRule="auto"/>
              <w:jc w:val="both"/>
              <w:outlineLvl w:val="0"/>
              <w:rPr>
                <w:rFonts w:ascii="Arial" w:hAnsi="Arial" w:cs="Arial"/>
              </w:rPr>
            </w:pPr>
            <w:r w:rsidRPr="001972BC">
              <w:rPr>
                <w:rFonts w:ascii="Arial" w:hAnsi="Arial" w:cs="Arial"/>
              </w:rPr>
              <w:t>Future</w:t>
            </w:r>
          </w:p>
        </w:tc>
        <w:tc>
          <w:tcPr>
            <w:tcW w:w="1276" w:type="dxa"/>
          </w:tcPr>
          <w:p w14:paraId="25F103DA" w14:textId="77777777" w:rsidR="00B000E8" w:rsidRPr="001972BC" w:rsidRDefault="00B000E8" w:rsidP="001972BC">
            <w:pPr>
              <w:spacing w:line="360" w:lineRule="auto"/>
              <w:jc w:val="both"/>
              <w:outlineLvl w:val="0"/>
              <w:rPr>
                <w:rFonts w:ascii="Arial" w:hAnsi="Arial" w:cs="Arial"/>
              </w:rPr>
            </w:pPr>
            <w:r w:rsidRPr="001972BC">
              <w:rPr>
                <w:rFonts w:ascii="Arial" w:hAnsi="Arial" w:cs="Arial"/>
              </w:rPr>
              <w:t>Future</w:t>
            </w:r>
          </w:p>
        </w:tc>
        <w:tc>
          <w:tcPr>
            <w:tcW w:w="1134" w:type="dxa"/>
          </w:tcPr>
          <w:p w14:paraId="2A2D8D93" w14:textId="77777777" w:rsidR="00B000E8" w:rsidRPr="001972BC" w:rsidRDefault="00B000E8" w:rsidP="001972BC">
            <w:pPr>
              <w:spacing w:line="360" w:lineRule="auto"/>
              <w:jc w:val="both"/>
              <w:outlineLvl w:val="0"/>
              <w:rPr>
                <w:rFonts w:ascii="Arial" w:hAnsi="Arial" w:cs="Arial"/>
              </w:rPr>
            </w:pPr>
            <w:r w:rsidRPr="001972BC">
              <w:rPr>
                <w:rFonts w:ascii="Arial" w:hAnsi="Arial" w:cs="Arial"/>
              </w:rPr>
              <w:t>Present</w:t>
            </w:r>
          </w:p>
        </w:tc>
      </w:tr>
    </w:tbl>
    <w:p w14:paraId="0DDAF4B9" w14:textId="77777777" w:rsidR="00B000E8" w:rsidRPr="001972BC" w:rsidRDefault="00B000E8" w:rsidP="001972BC">
      <w:pPr>
        <w:spacing w:line="360" w:lineRule="auto"/>
        <w:jc w:val="both"/>
        <w:outlineLvl w:val="0"/>
        <w:rPr>
          <w:rFonts w:ascii="Arial" w:hAnsi="Arial" w:cs="Arial"/>
          <w:b/>
          <w:color w:val="000000"/>
        </w:rPr>
      </w:pPr>
    </w:p>
    <w:p w14:paraId="55DAD8A4" w14:textId="5321A291" w:rsidR="00B000E8" w:rsidRDefault="00B000E8" w:rsidP="001972BC">
      <w:pPr>
        <w:spacing w:line="360" w:lineRule="auto"/>
        <w:jc w:val="both"/>
        <w:outlineLvl w:val="0"/>
        <w:rPr>
          <w:ins w:id="373" w:author="Common, Jack" w:date="2018-08-15T12:00:00Z"/>
          <w:rFonts w:ascii="Arial" w:hAnsi="Arial" w:cs="Arial"/>
          <w:color w:val="000000"/>
        </w:rPr>
      </w:pPr>
      <w:r w:rsidRPr="001972BC">
        <w:rPr>
          <w:rFonts w:ascii="Arial" w:hAnsi="Arial" w:cs="Arial"/>
          <w:b/>
          <w:color w:val="000000"/>
        </w:rPr>
        <w:t>Table 1:</w:t>
      </w:r>
      <w:r w:rsidRPr="001972BC">
        <w:rPr>
          <w:rFonts w:ascii="Arial" w:hAnsi="Arial" w:cs="Arial"/>
          <w:color w:val="000000"/>
        </w:rPr>
        <w:t xml:space="preserve"> Pairwise challenges between phage and hosts in the time shift assay.</w:t>
      </w:r>
      <w:r w:rsidR="0044594D" w:rsidRPr="001972BC">
        <w:rPr>
          <w:rFonts w:ascii="Arial" w:hAnsi="Arial" w:cs="Arial"/>
          <w:color w:val="000000"/>
        </w:rPr>
        <w:t xml:space="preserve"> Numbers indicate the time points (days post-infection) analysed.</w:t>
      </w:r>
      <w:r w:rsidRPr="001972BC">
        <w:rPr>
          <w:rFonts w:ascii="Arial" w:hAnsi="Arial" w:cs="Arial"/>
          <w:color w:val="000000"/>
        </w:rPr>
        <w:t xml:space="preserve"> Past, present or future refer to if hosts were contemporaneous or not with respect to the phage.</w:t>
      </w:r>
    </w:p>
    <w:tbl>
      <w:tblPr>
        <w:tblW w:w="9118" w:type="dxa"/>
        <w:tblInd w:w="108" w:type="dxa"/>
        <w:tblLayout w:type="fixed"/>
        <w:tblLook w:val="04A0" w:firstRow="1" w:lastRow="0" w:firstColumn="1" w:lastColumn="0" w:noHBand="0" w:noVBand="1"/>
      </w:tblPr>
      <w:tblGrid>
        <w:gridCol w:w="1314"/>
        <w:gridCol w:w="1285"/>
        <w:gridCol w:w="1512"/>
        <w:gridCol w:w="1701"/>
        <w:gridCol w:w="1455"/>
        <w:gridCol w:w="1851"/>
      </w:tblGrid>
      <w:tr w:rsidR="000A0CB7" w:rsidRPr="003A155A" w14:paraId="19527F9B" w14:textId="77777777" w:rsidTr="000A0CB7">
        <w:trPr>
          <w:trHeight w:val="580"/>
          <w:ins w:id="374" w:author="Common, Jack" w:date="2018-08-15T12:16:00Z"/>
        </w:trPr>
        <w:tc>
          <w:tcPr>
            <w:tcW w:w="131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FAB35E3" w14:textId="77777777" w:rsidR="003A155A" w:rsidRPr="003A155A" w:rsidRDefault="003A155A" w:rsidP="003A155A">
            <w:pPr>
              <w:spacing w:after="0" w:line="240" w:lineRule="auto"/>
              <w:jc w:val="center"/>
              <w:rPr>
                <w:ins w:id="375" w:author="Common, Jack" w:date="2018-08-15T12:16:00Z"/>
                <w:rFonts w:ascii="Arial" w:eastAsia="Times New Roman" w:hAnsi="Arial" w:cs="Arial"/>
                <w:b/>
                <w:color w:val="000000"/>
                <w:lang w:val="en-US"/>
                <w:rPrChange w:id="376" w:author="Common, Jack" w:date="2018-08-15T12:16:00Z">
                  <w:rPr>
                    <w:ins w:id="377" w:author="Common, Jack" w:date="2018-08-15T12:16:00Z"/>
                    <w:rFonts w:ascii="Arial" w:eastAsia="Times New Roman" w:hAnsi="Arial" w:cs="Arial"/>
                    <w:color w:val="000000"/>
                    <w:lang w:val="en-US"/>
                  </w:rPr>
                </w:rPrChange>
              </w:rPr>
            </w:pPr>
            <w:ins w:id="378" w:author="Common, Jack" w:date="2018-08-15T12:16:00Z">
              <w:r w:rsidRPr="003A155A">
                <w:rPr>
                  <w:rFonts w:ascii="Arial" w:eastAsia="Times New Roman" w:hAnsi="Arial" w:cs="Arial"/>
                  <w:b/>
                  <w:color w:val="000000"/>
                  <w:rPrChange w:id="379" w:author="Common, Jack" w:date="2018-08-15T12:16:00Z">
                    <w:rPr>
                      <w:rFonts w:ascii="Arial" w:eastAsia="Times New Roman" w:hAnsi="Arial" w:cs="Arial"/>
                      <w:color w:val="000000"/>
                    </w:rPr>
                  </w:rPrChange>
                </w:rPr>
                <w:t>Host origin (day)</w:t>
              </w:r>
            </w:ins>
          </w:p>
        </w:tc>
        <w:tc>
          <w:tcPr>
            <w:tcW w:w="1285" w:type="dxa"/>
            <w:tcBorders>
              <w:top w:val="single" w:sz="8" w:space="0" w:color="auto"/>
              <w:left w:val="nil"/>
              <w:bottom w:val="single" w:sz="8" w:space="0" w:color="auto"/>
              <w:right w:val="single" w:sz="8" w:space="0" w:color="auto"/>
            </w:tcBorders>
            <w:shd w:val="clear" w:color="auto" w:fill="auto"/>
            <w:noWrap/>
            <w:vAlign w:val="center"/>
            <w:hideMark/>
          </w:tcPr>
          <w:p w14:paraId="363EF2F2" w14:textId="77777777" w:rsidR="003A155A" w:rsidRPr="003A155A" w:rsidRDefault="003A155A" w:rsidP="003A155A">
            <w:pPr>
              <w:spacing w:after="0" w:line="240" w:lineRule="auto"/>
              <w:jc w:val="center"/>
              <w:rPr>
                <w:ins w:id="380" w:author="Common, Jack" w:date="2018-08-15T12:16:00Z"/>
                <w:rFonts w:ascii="Arial" w:eastAsia="Times New Roman" w:hAnsi="Arial" w:cs="Arial"/>
                <w:b/>
                <w:color w:val="000000"/>
                <w:lang w:val="en-US"/>
                <w:rPrChange w:id="381" w:author="Common, Jack" w:date="2018-08-15T12:16:00Z">
                  <w:rPr>
                    <w:ins w:id="382" w:author="Common, Jack" w:date="2018-08-15T12:16:00Z"/>
                    <w:rFonts w:ascii="Arial" w:eastAsia="Times New Roman" w:hAnsi="Arial" w:cs="Arial"/>
                    <w:color w:val="000000"/>
                    <w:lang w:val="en-US"/>
                  </w:rPr>
                </w:rPrChange>
              </w:rPr>
            </w:pPr>
            <w:ins w:id="383" w:author="Common, Jack" w:date="2018-08-15T12:16:00Z">
              <w:r w:rsidRPr="003A155A">
                <w:rPr>
                  <w:rFonts w:ascii="Arial" w:eastAsia="Times New Roman" w:hAnsi="Arial" w:cs="Arial"/>
                  <w:b/>
                  <w:color w:val="000000"/>
                  <w:rPrChange w:id="384" w:author="Common, Jack" w:date="2018-08-15T12:16:00Z">
                    <w:rPr>
                      <w:rFonts w:ascii="Arial" w:eastAsia="Times New Roman" w:hAnsi="Arial" w:cs="Arial"/>
                      <w:color w:val="000000"/>
                    </w:rPr>
                  </w:rPrChange>
                </w:rPr>
                <w:t>Phage origin (day)</w:t>
              </w:r>
            </w:ins>
          </w:p>
        </w:tc>
        <w:tc>
          <w:tcPr>
            <w:tcW w:w="1512" w:type="dxa"/>
            <w:tcBorders>
              <w:top w:val="single" w:sz="8" w:space="0" w:color="auto"/>
              <w:left w:val="nil"/>
              <w:bottom w:val="single" w:sz="8" w:space="0" w:color="auto"/>
              <w:right w:val="single" w:sz="8" w:space="0" w:color="auto"/>
            </w:tcBorders>
            <w:shd w:val="clear" w:color="auto" w:fill="auto"/>
            <w:noWrap/>
            <w:vAlign w:val="center"/>
            <w:hideMark/>
          </w:tcPr>
          <w:p w14:paraId="27FB1192" w14:textId="77777777" w:rsidR="003A155A" w:rsidRPr="003A155A" w:rsidRDefault="003A155A">
            <w:pPr>
              <w:spacing w:after="0" w:line="240" w:lineRule="auto"/>
              <w:jc w:val="center"/>
              <w:rPr>
                <w:ins w:id="385" w:author="Common, Jack" w:date="2018-08-15T12:16:00Z"/>
                <w:rFonts w:ascii="Arial" w:eastAsia="Times New Roman" w:hAnsi="Arial" w:cs="Arial"/>
                <w:b/>
                <w:color w:val="000000"/>
                <w:lang w:val="en-US"/>
                <w:rPrChange w:id="386" w:author="Common, Jack" w:date="2018-08-15T12:16:00Z">
                  <w:rPr>
                    <w:ins w:id="387" w:author="Common, Jack" w:date="2018-08-15T12:16:00Z"/>
                    <w:rFonts w:ascii="Arial" w:eastAsia="Times New Roman" w:hAnsi="Arial" w:cs="Arial"/>
                    <w:color w:val="000000"/>
                    <w:lang w:val="en-US"/>
                  </w:rPr>
                </w:rPrChange>
              </w:rPr>
              <w:pPrChange w:id="388" w:author="Common, Jack" w:date="2018-08-15T12:16:00Z">
                <w:pPr>
                  <w:spacing w:after="0" w:line="240" w:lineRule="auto"/>
                  <w:jc w:val="both"/>
                </w:pPr>
              </w:pPrChange>
            </w:pPr>
            <w:ins w:id="389" w:author="Common, Jack" w:date="2018-08-15T12:16:00Z">
              <w:r w:rsidRPr="003A155A">
                <w:rPr>
                  <w:rFonts w:ascii="Arial" w:eastAsia="Times New Roman" w:hAnsi="Arial" w:cs="Arial"/>
                  <w:b/>
                  <w:color w:val="000000"/>
                  <w:rPrChange w:id="390" w:author="Common, Jack" w:date="2018-08-15T12:16:00Z">
                    <w:rPr>
                      <w:rFonts w:ascii="Arial" w:eastAsia="Times New Roman" w:hAnsi="Arial" w:cs="Arial"/>
                      <w:color w:val="000000"/>
                    </w:rPr>
                  </w:rPrChange>
                </w:rPr>
                <w:t>Mean Infectivity</w:t>
              </w:r>
            </w:ins>
          </w:p>
        </w:tc>
        <w:tc>
          <w:tcPr>
            <w:tcW w:w="1701" w:type="dxa"/>
            <w:tcBorders>
              <w:top w:val="single" w:sz="8" w:space="0" w:color="auto"/>
              <w:left w:val="nil"/>
              <w:bottom w:val="single" w:sz="8" w:space="0" w:color="auto"/>
              <w:right w:val="single" w:sz="8" w:space="0" w:color="auto"/>
            </w:tcBorders>
            <w:shd w:val="clear" w:color="auto" w:fill="auto"/>
            <w:noWrap/>
            <w:vAlign w:val="center"/>
            <w:hideMark/>
          </w:tcPr>
          <w:p w14:paraId="65DDD7D7" w14:textId="77777777" w:rsidR="003A155A" w:rsidRPr="003A155A" w:rsidRDefault="003A155A">
            <w:pPr>
              <w:spacing w:after="0" w:line="240" w:lineRule="auto"/>
              <w:jc w:val="center"/>
              <w:rPr>
                <w:ins w:id="391" w:author="Common, Jack" w:date="2018-08-15T12:16:00Z"/>
                <w:rFonts w:ascii="Arial" w:eastAsia="Times New Roman" w:hAnsi="Arial" w:cs="Arial"/>
                <w:b/>
                <w:color w:val="000000"/>
                <w:lang w:val="en-US"/>
                <w:rPrChange w:id="392" w:author="Common, Jack" w:date="2018-08-15T12:16:00Z">
                  <w:rPr>
                    <w:ins w:id="393" w:author="Common, Jack" w:date="2018-08-15T12:16:00Z"/>
                    <w:rFonts w:ascii="Arial" w:eastAsia="Times New Roman" w:hAnsi="Arial" w:cs="Arial"/>
                    <w:color w:val="000000"/>
                    <w:lang w:val="en-US"/>
                  </w:rPr>
                </w:rPrChange>
              </w:rPr>
              <w:pPrChange w:id="394" w:author="Common, Jack" w:date="2018-08-15T12:16:00Z">
                <w:pPr>
                  <w:spacing w:after="0" w:line="240" w:lineRule="auto"/>
                  <w:jc w:val="both"/>
                </w:pPr>
              </w:pPrChange>
            </w:pPr>
            <w:ins w:id="395" w:author="Common, Jack" w:date="2018-08-15T12:16:00Z">
              <w:r w:rsidRPr="003A155A">
                <w:rPr>
                  <w:rFonts w:ascii="Arial" w:eastAsia="Times New Roman" w:hAnsi="Arial" w:cs="Arial"/>
                  <w:b/>
                  <w:color w:val="000000"/>
                  <w:rPrChange w:id="396" w:author="Common, Jack" w:date="2018-08-15T12:16:00Z">
                    <w:rPr>
                      <w:rFonts w:ascii="Arial" w:eastAsia="Times New Roman" w:hAnsi="Arial" w:cs="Arial"/>
                      <w:color w:val="000000"/>
                    </w:rPr>
                  </w:rPrChange>
                </w:rPr>
                <w:t>Infectivity 95% CI</w:t>
              </w:r>
            </w:ins>
          </w:p>
        </w:tc>
        <w:tc>
          <w:tcPr>
            <w:tcW w:w="1455" w:type="dxa"/>
            <w:tcBorders>
              <w:top w:val="single" w:sz="8" w:space="0" w:color="auto"/>
              <w:left w:val="nil"/>
              <w:bottom w:val="single" w:sz="8" w:space="0" w:color="auto"/>
              <w:right w:val="single" w:sz="8" w:space="0" w:color="auto"/>
            </w:tcBorders>
            <w:shd w:val="clear" w:color="auto" w:fill="auto"/>
            <w:noWrap/>
            <w:vAlign w:val="center"/>
            <w:hideMark/>
          </w:tcPr>
          <w:p w14:paraId="0AAE5017" w14:textId="77777777" w:rsidR="003A155A" w:rsidRPr="003A155A" w:rsidRDefault="003A155A">
            <w:pPr>
              <w:spacing w:after="0" w:line="240" w:lineRule="auto"/>
              <w:jc w:val="center"/>
              <w:rPr>
                <w:ins w:id="397" w:author="Common, Jack" w:date="2018-08-15T12:16:00Z"/>
                <w:rFonts w:ascii="Arial" w:eastAsia="Times New Roman" w:hAnsi="Arial" w:cs="Arial"/>
                <w:b/>
                <w:color w:val="000000"/>
                <w:lang w:val="en-US"/>
                <w:rPrChange w:id="398" w:author="Common, Jack" w:date="2018-08-15T12:16:00Z">
                  <w:rPr>
                    <w:ins w:id="399" w:author="Common, Jack" w:date="2018-08-15T12:16:00Z"/>
                    <w:rFonts w:ascii="Arial" w:eastAsia="Times New Roman" w:hAnsi="Arial" w:cs="Arial"/>
                    <w:color w:val="000000"/>
                    <w:lang w:val="en-US"/>
                  </w:rPr>
                </w:rPrChange>
              </w:rPr>
              <w:pPrChange w:id="400" w:author="Common, Jack" w:date="2018-08-15T12:16:00Z">
                <w:pPr>
                  <w:spacing w:after="0" w:line="240" w:lineRule="auto"/>
                  <w:jc w:val="both"/>
                </w:pPr>
              </w:pPrChange>
            </w:pPr>
            <w:ins w:id="401" w:author="Common, Jack" w:date="2018-08-15T12:16:00Z">
              <w:r w:rsidRPr="003A155A">
                <w:rPr>
                  <w:rFonts w:ascii="Arial" w:eastAsia="Times New Roman" w:hAnsi="Arial" w:cs="Arial"/>
                  <w:b/>
                  <w:color w:val="000000"/>
                  <w:rPrChange w:id="402" w:author="Common, Jack" w:date="2018-08-15T12:16:00Z">
                    <w:rPr>
                      <w:rFonts w:ascii="Arial" w:eastAsia="Times New Roman" w:hAnsi="Arial" w:cs="Arial"/>
                      <w:color w:val="000000"/>
                    </w:rPr>
                  </w:rPrChange>
                </w:rPr>
                <w:t>Mean Resistance</w:t>
              </w:r>
            </w:ins>
          </w:p>
        </w:tc>
        <w:tc>
          <w:tcPr>
            <w:tcW w:w="1851" w:type="dxa"/>
            <w:tcBorders>
              <w:top w:val="single" w:sz="8" w:space="0" w:color="auto"/>
              <w:left w:val="nil"/>
              <w:bottom w:val="single" w:sz="8" w:space="0" w:color="auto"/>
              <w:right w:val="single" w:sz="8" w:space="0" w:color="auto"/>
            </w:tcBorders>
            <w:shd w:val="clear" w:color="auto" w:fill="auto"/>
            <w:noWrap/>
            <w:vAlign w:val="center"/>
            <w:hideMark/>
          </w:tcPr>
          <w:p w14:paraId="5C4334EE" w14:textId="77777777" w:rsidR="003A155A" w:rsidRPr="003A155A" w:rsidRDefault="003A155A">
            <w:pPr>
              <w:spacing w:after="0" w:line="240" w:lineRule="auto"/>
              <w:jc w:val="center"/>
              <w:rPr>
                <w:ins w:id="403" w:author="Common, Jack" w:date="2018-08-15T12:16:00Z"/>
                <w:rFonts w:ascii="Arial" w:eastAsia="Times New Roman" w:hAnsi="Arial" w:cs="Arial"/>
                <w:b/>
                <w:color w:val="000000"/>
                <w:lang w:val="en-US"/>
                <w:rPrChange w:id="404" w:author="Common, Jack" w:date="2018-08-15T12:16:00Z">
                  <w:rPr>
                    <w:ins w:id="405" w:author="Common, Jack" w:date="2018-08-15T12:16:00Z"/>
                    <w:rFonts w:ascii="Arial" w:eastAsia="Times New Roman" w:hAnsi="Arial" w:cs="Arial"/>
                    <w:color w:val="000000"/>
                    <w:lang w:val="en-US"/>
                  </w:rPr>
                </w:rPrChange>
              </w:rPr>
              <w:pPrChange w:id="406" w:author="Common, Jack" w:date="2018-08-15T12:16:00Z">
                <w:pPr>
                  <w:spacing w:after="0" w:line="240" w:lineRule="auto"/>
                  <w:jc w:val="both"/>
                </w:pPr>
              </w:pPrChange>
            </w:pPr>
            <w:ins w:id="407" w:author="Common, Jack" w:date="2018-08-15T12:16:00Z">
              <w:r w:rsidRPr="003A155A">
                <w:rPr>
                  <w:rFonts w:ascii="Arial" w:eastAsia="Times New Roman" w:hAnsi="Arial" w:cs="Arial"/>
                  <w:b/>
                  <w:color w:val="000000"/>
                  <w:rPrChange w:id="408" w:author="Common, Jack" w:date="2018-08-15T12:16:00Z">
                    <w:rPr>
                      <w:rFonts w:ascii="Arial" w:eastAsia="Times New Roman" w:hAnsi="Arial" w:cs="Arial"/>
                      <w:color w:val="000000"/>
                    </w:rPr>
                  </w:rPrChange>
                </w:rPr>
                <w:t>Resistance 95% CI</w:t>
              </w:r>
            </w:ins>
          </w:p>
        </w:tc>
      </w:tr>
      <w:tr w:rsidR="000A0CB7" w:rsidRPr="003A155A" w14:paraId="076D91D0" w14:textId="77777777" w:rsidTr="000A0CB7">
        <w:trPr>
          <w:trHeight w:val="340"/>
          <w:ins w:id="409" w:author="Common, Jack" w:date="2018-08-15T12:16:00Z"/>
        </w:trPr>
        <w:tc>
          <w:tcPr>
            <w:tcW w:w="1314" w:type="dxa"/>
            <w:tcBorders>
              <w:top w:val="nil"/>
              <w:left w:val="single" w:sz="8" w:space="0" w:color="auto"/>
              <w:bottom w:val="single" w:sz="8" w:space="0" w:color="auto"/>
              <w:right w:val="single" w:sz="8" w:space="0" w:color="auto"/>
            </w:tcBorders>
            <w:shd w:val="clear" w:color="auto" w:fill="auto"/>
            <w:noWrap/>
            <w:vAlign w:val="center"/>
            <w:hideMark/>
          </w:tcPr>
          <w:p w14:paraId="0CF61B6D" w14:textId="77777777" w:rsidR="003A155A" w:rsidRPr="003A155A" w:rsidRDefault="003A155A" w:rsidP="003A155A">
            <w:pPr>
              <w:spacing w:after="0" w:line="240" w:lineRule="auto"/>
              <w:jc w:val="center"/>
              <w:rPr>
                <w:ins w:id="410" w:author="Common, Jack" w:date="2018-08-15T12:16:00Z"/>
                <w:rFonts w:ascii="Arial" w:eastAsia="Times New Roman" w:hAnsi="Arial" w:cs="Arial"/>
                <w:color w:val="000000"/>
                <w:lang w:val="en-US"/>
              </w:rPr>
            </w:pPr>
            <w:ins w:id="411" w:author="Common, Jack" w:date="2018-08-15T12:16:00Z">
              <w:r w:rsidRPr="003A155A">
                <w:rPr>
                  <w:rFonts w:ascii="Arial" w:eastAsia="Times New Roman" w:hAnsi="Arial" w:cs="Arial"/>
                  <w:color w:val="000000"/>
                </w:rPr>
                <w:t>1</w:t>
              </w:r>
            </w:ins>
          </w:p>
        </w:tc>
        <w:tc>
          <w:tcPr>
            <w:tcW w:w="1285" w:type="dxa"/>
            <w:tcBorders>
              <w:top w:val="nil"/>
              <w:left w:val="nil"/>
              <w:bottom w:val="single" w:sz="8" w:space="0" w:color="auto"/>
              <w:right w:val="single" w:sz="8" w:space="0" w:color="auto"/>
            </w:tcBorders>
            <w:shd w:val="clear" w:color="auto" w:fill="auto"/>
            <w:noWrap/>
            <w:vAlign w:val="center"/>
            <w:hideMark/>
          </w:tcPr>
          <w:p w14:paraId="5886EE53" w14:textId="77777777" w:rsidR="003A155A" w:rsidRPr="003A155A" w:rsidRDefault="003A155A" w:rsidP="003A155A">
            <w:pPr>
              <w:spacing w:after="0" w:line="240" w:lineRule="auto"/>
              <w:jc w:val="center"/>
              <w:rPr>
                <w:ins w:id="412" w:author="Common, Jack" w:date="2018-08-15T12:16:00Z"/>
                <w:rFonts w:ascii="Arial" w:eastAsia="Times New Roman" w:hAnsi="Arial" w:cs="Arial"/>
                <w:color w:val="000000"/>
                <w:lang w:val="en-US"/>
              </w:rPr>
            </w:pPr>
            <w:ins w:id="413" w:author="Common, Jack" w:date="2018-08-15T12:16:00Z">
              <w:r w:rsidRPr="003A155A">
                <w:rPr>
                  <w:rFonts w:ascii="Arial" w:eastAsia="Times New Roman" w:hAnsi="Arial" w:cs="Arial"/>
                  <w:color w:val="000000"/>
                </w:rPr>
                <w:t>1</w:t>
              </w:r>
            </w:ins>
          </w:p>
        </w:tc>
        <w:tc>
          <w:tcPr>
            <w:tcW w:w="1512" w:type="dxa"/>
            <w:tcBorders>
              <w:top w:val="nil"/>
              <w:left w:val="nil"/>
              <w:bottom w:val="single" w:sz="8" w:space="0" w:color="auto"/>
              <w:right w:val="single" w:sz="8" w:space="0" w:color="auto"/>
            </w:tcBorders>
            <w:shd w:val="clear" w:color="auto" w:fill="auto"/>
            <w:noWrap/>
            <w:vAlign w:val="center"/>
            <w:hideMark/>
          </w:tcPr>
          <w:p w14:paraId="4B71DC2A" w14:textId="77777777" w:rsidR="003A155A" w:rsidRPr="003A155A" w:rsidRDefault="003A155A">
            <w:pPr>
              <w:spacing w:after="0" w:line="240" w:lineRule="auto"/>
              <w:jc w:val="center"/>
              <w:rPr>
                <w:ins w:id="414" w:author="Common, Jack" w:date="2018-08-15T12:16:00Z"/>
                <w:rFonts w:ascii="Arial" w:eastAsia="Times New Roman" w:hAnsi="Arial" w:cs="Arial"/>
                <w:color w:val="000000"/>
                <w:lang w:val="en-US"/>
              </w:rPr>
              <w:pPrChange w:id="415" w:author="Common, Jack" w:date="2018-08-15T12:16:00Z">
                <w:pPr>
                  <w:spacing w:after="0" w:line="240" w:lineRule="auto"/>
                  <w:jc w:val="both"/>
                </w:pPr>
              </w:pPrChange>
            </w:pPr>
            <w:ins w:id="416" w:author="Common, Jack" w:date="2018-08-15T12:16:00Z">
              <w:r w:rsidRPr="003A155A">
                <w:rPr>
                  <w:rFonts w:ascii="Arial" w:eastAsia="Times New Roman" w:hAnsi="Arial" w:cs="Arial"/>
                  <w:color w:val="000000"/>
                </w:rPr>
                <w:t>0.93</w:t>
              </w:r>
            </w:ins>
          </w:p>
        </w:tc>
        <w:tc>
          <w:tcPr>
            <w:tcW w:w="1701" w:type="dxa"/>
            <w:tcBorders>
              <w:top w:val="nil"/>
              <w:left w:val="nil"/>
              <w:bottom w:val="single" w:sz="8" w:space="0" w:color="auto"/>
              <w:right w:val="single" w:sz="8" w:space="0" w:color="auto"/>
            </w:tcBorders>
            <w:shd w:val="clear" w:color="auto" w:fill="auto"/>
            <w:noWrap/>
            <w:vAlign w:val="center"/>
            <w:hideMark/>
          </w:tcPr>
          <w:p w14:paraId="6A181451" w14:textId="77777777" w:rsidR="003A155A" w:rsidRPr="003A155A" w:rsidRDefault="003A155A" w:rsidP="003A155A">
            <w:pPr>
              <w:spacing w:after="0" w:line="240" w:lineRule="auto"/>
              <w:jc w:val="center"/>
              <w:rPr>
                <w:ins w:id="417" w:author="Common, Jack" w:date="2018-08-15T12:16:00Z"/>
                <w:rFonts w:ascii="Arial" w:eastAsia="Times New Roman" w:hAnsi="Arial" w:cs="Arial"/>
                <w:color w:val="000000"/>
                <w:lang w:val="en-US"/>
              </w:rPr>
            </w:pPr>
            <w:ins w:id="418" w:author="Common, Jack" w:date="2018-08-15T12:16:00Z">
              <w:r w:rsidRPr="003A155A">
                <w:rPr>
                  <w:rFonts w:ascii="Arial" w:eastAsia="Times New Roman" w:hAnsi="Arial" w:cs="Arial"/>
                  <w:color w:val="000000"/>
                </w:rPr>
                <w:t>0.92---0.95</w:t>
              </w:r>
            </w:ins>
          </w:p>
        </w:tc>
        <w:tc>
          <w:tcPr>
            <w:tcW w:w="1455" w:type="dxa"/>
            <w:tcBorders>
              <w:top w:val="nil"/>
              <w:left w:val="nil"/>
              <w:bottom w:val="single" w:sz="8" w:space="0" w:color="auto"/>
              <w:right w:val="single" w:sz="8" w:space="0" w:color="auto"/>
            </w:tcBorders>
            <w:shd w:val="clear" w:color="auto" w:fill="auto"/>
            <w:noWrap/>
            <w:vAlign w:val="center"/>
            <w:hideMark/>
          </w:tcPr>
          <w:p w14:paraId="38D05832" w14:textId="3F905E80" w:rsidR="003A155A" w:rsidRPr="003A155A" w:rsidRDefault="003A155A">
            <w:pPr>
              <w:spacing w:after="0" w:line="240" w:lineRule="auto"/>
              <w:jc w:val="center"/>
              <w:rPr>
                <w:ins w:id="419" w:author="Common, Jack" w:date="2018-08-15T12:16:00Z"/>
                <w:rFonts w:ascii="Arial" w:eastAsia="Times New Roman" w:hAnsi="Arial" w:cs="Arial"/>
                <w:color w:val="000000"/>
                <w:lang w:val="en-US"/>
              </w:rPr>
              <w:pPrChange w:id="420" w:author="Common, Jack" w:date="2018-08-15T12:16:00Z">
                <w:pPr>
                  <w:spacing w:after="0" w:line="240" w:lineRule="auto"/>
                  <w:jc w:val="both"/>
                </w:pPr>
              </w:pPrChange>
            </w:pPr>
            <w:ins w:id="421" w:author="Common, Jack" w:date="2018-08-15T12:16:00Z">
              <w:r w:rsidRPr="003A155A">
                <w:rPr>
                  <w:rFonts w:ascii="Arial" w:eastAsia="Times New Roman" w:hAnsi="Arial" w:cs="Arial"/>
                  <w:color w:val="000000"/>
                </w:rPr>
                <w:t>0.06</w:t>
              </w:r>
            </w:ins>
          </w:p>
        </w:tc>
        <w:tc>
          <w:tcPr>
            <w:tcW w:w="1851" w:type="dxa"/>
            <w:tcBorders>
              <w:top w:val="nil"/>
              <w:left w:val="nil"/>
              <w:bottom w:val="single" w:sz="8" w:space="0" w:color="auto"/>
              <w:right w:val="single" w:sz="4" w:space="0" w:color="auto"/>
            </w:tcBorders>
            <w:shd w:val="clear" w:color="auto" w:fill="auto"/>
            <w:noWrap/>
            <w:vAlign w:val="center"/>
            <w:hideMark/>
          </w:tcPr>
          <w:p w14:paraId="2BD437CE" w14:textId="77777777" w:rsidR="003A155A" w:rsidRPr="003A155A" w:rsidRDefault="003A155A">
            <w:pPr>
              <w:spacing w:after="0" w:line="240" w:lineRule="auto"/>
              <w:jc w:val="center"/>
              <w:rPr>
                <w:ins w:id="422" w:author="Common, Jack" w:date="2018-08-15T12:16:00Z"/>
                <w:rFonts w:ascii="Arial" w:eastAsia="Times New Roman" w:hAnsi="Arial" w:cs="Arial"/>
                <w:color w:val="000000"/>
                <w:lang w:val="en-US"/>
              </w:rPr>
              <w:pPrChange w:id="423" w:author="Common, Jack" w:date="2018-08-15T12:16:00Z">
                <w:pPr>
                  <w:spacing w:after="0" w:line="240" w:lineRule="auto"/>
                </w:pPr>
              </w:pPrChange>
            </w:pPr>
            <w:ins w:id="424" w:author="Common, Jack" w:date="2018-08-15T12:16:00Z">
              <w:r w:rsidRPr="003A155A">
                <w:rPr>
                  <w:rFonts w:ascii="Arial" w:eastAsia="Times New Roman" w:hAnsi="Arial" w:cs="Arial"/>
                  <w:color w:val="000000"/>
                  <w:lang w:val="en-US"/>
                </w:rPr>
                <w:t>0.05---0.08</w:t>
              </w:r>
            </w:ins>
          </w:p>
        </w:tc>
      </w:tr>
      <w:tr w:rsidR="000A0CB7" w:rsidRPr="003A155A" w14:paraId="5434FC5B" w14:textId="77777777" w:rsidTr="000A0CB7">
        <w:trPr>
          <w:trHeight w:val="340"/>
          <w:ins w:id="425" w:author="Common, Jack" w:date="2018-08-15T12:16:00Z"/>
        </w:trPr>
        <w:tc>
          <w:tcPr>
            <w:tcW w:w="1314" w:type="dxa"/>
            <w:tcBorders>
              <w:top w:val="nil"/>
              <w:left w:val="single" w:sz="8" w:space="0" w:color="auto"/>
              <w:bottom w:val="single" w:sz="8" w:space="0" w:color="auto"/>
              <w:right w:val="single" w:sz="8" w:space="0" w:color="auto"/>
            </w:tcBorders>
            <w:shd w:val="clear" w:color="auto" w:fill="auto"/>
            <w:noWrap/>
            <w:vAlign w:val="center"/>
            <w:hideMark/>
          </w:tcPr>
          <w:p w14:paraId="117F7FFA" w14:textId="77777777" w:rsidR="003A155A" w:rsidRPr="003A155A" w:rsidRDefault="003A155A" w:rsidP="003A155A">
            <w:pPr>
              <w:spacing w:after="0" w:line="240" w:lineRule="auto"/>
              <w:jc w:val="center"/>
              <w:rPr>
                <w:ins w:id="426" w:author="Common, Jack" w:date="2018-08-15T12:16:00Z"/>
                <w:rFonts w:ascii="Arial" w:eastAsia="Times New Roman" w:hAnsi="Arial" w:cs="Arial"/>
                <w:color w:val="000000"/>
                <w:lang w:val="en-US"/>
              </w:rPr>
            </w:pPr>
            <w:ins w:id="427" w:author="Common, Jack" w:date="2018-08-15T12:16:00Z">
              <w:r w:rsidRPr="003A155A">
                <w:rPr>
                  <w:rFonts w:ascii="Arial" w:eastAsia="Times New Roman" w:hAnsi="Arial" w:cs="Arial"/>
                  <w:color w:val="000000"/>
                </w:rPr>
                <w:t>4</w:t>
              </w:r>
            </w:ins>
          </w:p>
        </w:tc>
        <w:tc>
          <w:tcPr>
            <w:tcW w:w="1285" w:type="dxa"/>
            <w:tcBorders>
              <w:top w:val="nil"/>
              <w:left w:val="nil"/>
              <w:bottom w:val="single" w:sz="8" w:space="0" w:color="auto"/>
              <w:right w:val="single" w:sz="8" w:space="0" w:color="auto"/>
            </w:tcBorders>
            <w:shd w:val="clear" w:color="auto" w:fill="auto"/>
            <w:noWrap/>
            <w:vAlign w:val="center"/>
            <w:hideMark/>
          </w:tcPr>
          <w:p w14:paraId="635D6220" w14:textId="77777777" w:rsidR="003A155A" w:rsidRPr="003A155A" w:rsidRDefault="003A155A" w:rsidP="003A155A">
            <w:pPr>
              <w:spacing w:after="0" w:line="240" w:lineRule="auto"/>
              <w:jc w:val="center"/>
              <w:rPr>
                <w:ins w:id="428" w:author="Common, Jack" w:date="2018-08-15T12:16:00Z"/>
                <w:rFonts w:ascii="Arial" w:eastAsia="Times New Roman" w:hAnsi="Arial" w:cs="Arial"/>
                <w:color w:val="000000"/>
                <w:lang w:val="en-US"/>
              </w:rPr>
            </w:pPr>
            <w:ins w:id="429" w:author="Common, Jack" w:date="2018-08-15T12:16:00Z">
              <w:r w:rsidRPr="003A155A">
                <w:rPr>
                  <w:rFonts w:ascii="Arial" w:eastAsia="Times New Roman" w:hAnsi="Arial" w:cs="Arial"/>
                  <w:color w:val="000000"/>
                </w:rPr>
                <w:t>4</w:t>
              </w:r>
            </w:ins>
          </w:p>
        </w:tc>
        <w:tc>
          <w:tcPr>
            <w:tcW w:w="1512" w:type="dxa"/>
            <w:tcBorders>
              <w:top w:val="nil"/>
              <w:left w:val="nil"/>
              <w:bottom w:val="single" w:sz="8" w:space="0" w:color="auto"/>
              <w:right w:val="single" w:sz="8" w:space="0" w:color="auto"/>
            </w:tcBorders>
            <w:shd w:val="clear" w:color="auto" w:fill="auto"/>
            <w:noWrap/>
            <w:vAlign w:val="center"/>
            <w:hideMark/>
          </w:tcPr>
          <w:p w14:paraId="108A4A55" w14:textId="77777777" w:rsidR="003A155A" w:rsidRPr="003A155A" w:rsidRDefault="003A155A">
            <w:pPr>
              <w:spacing w:after="0" w:line="240" w:lineRule="auto"/>
              <w:jc w:val="center"/>
              <w:rPr>
                <w:ins w:id="430" w:author="Common, Jack" w:date="2018-08-15T12:16:00Z"/>
                <w:rFonts w:ascii="Arial" w:eastAsia="Times New Roman" w:hAnsi="Arial" w:cs="Arial"/>
                <w:color w:val="000000"/>
                <w:lang w:val="en-US"/>
              </w:rPr>
              <w:pPrChange w:id="431" w:author="Common, Jack" w:date="2018-08-15T12:16:00Z">
                <w:pPr>
                  <w:spacing w:after="0" w:line="240" w:lineRule="auto"/>
                  <w:jc w:val="both"/>
                </w:pPr>
              </w:pPrChange>
            </w:pPr>
            <w:ins w:id="432" w:author="Common, Jack" w:date="2018-08-15T12:16:00Z">
              <w:r w:rsidRPr="003A155A">
                <w:rPr>
                  <w:rFonts w:ascii="Arial" w:eastAsia="Times New Roman" w:hAnsi="Arial" w:cs="Arial"/>
                  <w:color w:val="000000"/>
                </w:rPr>
                <w:t>0.22</w:t>
              </w:r>
            </w:ins>
          </w:p>
        </w:tc>
        <w:tc>
          <w:tcPr>
            <w:tcW w:w="1701" w:type="dxa"/>
            <w:tcBorders>
              <w:top w:val="nil"/>
              <w:left w:val="nil"/>
              <w:bottom w:val="single" w:sz="8" w:space="0" w:color="auto"/>
              <w:right w:val="single" w:sz="8" w:space="0" w:color="auto"/>
            </w:tcBorders>
            <w:shd w:val="clear" w:color="auto" w:fill="auto"/>
            <w:noWrap/>
            <w:vAlign w:val="center"/>
            <w:hideMark/>
          </w:tcPr>
          <w:p w14:paraId="24525727" w14:textId="77777777" w:rsidR="003A155A" w:rsidRPr="003A155A" w:rsidRDefault="003A155A" w:rsidP="003A155A">
            <w:pPr>
              <w:spacing w:after="0" w:line="240" w:lineRule="auto"/>
              <w:jc w:val="center"/>
              <w:rPr>
                <w:ins w:id="433" w:author="Common, Jack" w:date="2018-08-15T12:16:00Z"/>
                <w:rFonts w:ascii="Arial" w:eastAsia="Times New Roman" w:hAnsi="Arial" w:cs="Arial"/>
                <w:color w:val="000000"/>
                <w:lang w:val="en-US"/>
              </w:rPr>
            </w:pPr>
            <w:ins w:id="434" w:author="Common, Jack" w:date="2018-08-15T12:16:00Z">
              <w:r w:rsidRPr="003A155A">
                <w:rPr>
                  <w:rFonts w:ascii="Arial" w:eastAsia="Times New Roman" w:hAnsi="Arial" w:cs="Arial"/>
                  <w:color w:val="000000"/>
                </w:rPr>
                <w:t>0.20---0.25</w:t>
              </w:r>
            </w:ins>
          </w:p>
        </w:tc>
        <w:tc>
          <w:tcPr>
            <w:tcW w:w="1455" w:type="dxa"/>
            <w:tcBorders>
              <w:top w:val="nil"/>
              <w:left w:val="nil"/>
              <w:bottom w:val="single" w:sz="8" w:space="0" w:color="auto"/>
              <w:right w:val="single" w:sz="8" w:space="0" w:color="auto"/>
            </w:tcBorders>
            <w:shd w:val="clear" w:color="auto" w:fill="auto"/>
            <w:noWrap/>
            <w:vAlign w:val="center"/>
            <w:hideMark/>
          </w:tcPr>
          <w:p w14:paraId="05E63675" w14:textId="70DF2013" w:rsidR="003A155A" w:rsidRPr="003A155A" w:rsidRDefault="003A155A">
            <w:pPr>
              <w:spacing w:after="0" w:line="240" w:lineRule="auto"/>
              <w:jc w:val="center"/>
              <w:rPr>
                <w:ins w:id="435" w:author="Common, Jack" w:date="2018-08-15T12:16:00Z"/>
                <w:rFonts w:ascii="Arial" w:eastAsia="Times New Roman" w:hAnsi="Arial" w:cs="Arial"/>
                <w:color w:val="000000"/>
                <w:lang w:val="en-US"/>
              </w:rPr>
              <w:pPrChange w:id="436" w:author="Common, Jack" w:date="2018-08-15T12:16:00Z">
                <w:pPr>
                  <w:spacing w:after="0" w:line="240" w:lineRule="auto"/>
                  <w:jc w:val="both"/>
                </w:pPr>
              </w:pPrChange>
            </w:pPr>
            <w:ins w:id="437" w:author="Common, Jack" w:date="2018-08-15T12:16:00Z">
              <w:r w:rsidRPr="003A155A">
                <w:rPr>
                  <w:rFonts w:ascii="Arial" w:eastAsia="Times New Roman" w:hAnsi="Arial" w:cs="Arial"/>
                  <w:color w:val="000000"/>
                </w:rPr>
                <w:t>0.7</w:t>
              </w:r>
              <w:r>
                <w:rPr>
                  <w:rFonts w:ascii="Arial" w:eastAsia="Times New Roman" w:hAnsi="Arial" w:cs="Arial"/>
                  <w:color w:val="000000"/>
                </w:rPr>
                <w:t>8</w:t>
              </w:r>
            </w:ins>
          </w:p>
        </w:tc>
        <w:tc>
          <w:tcPr>
            <w:tcW w:w="1851" w:type="dxa"/>
            <w:tcBorders>
              <w:top w:val="nil"/>
              <w:left w:val="nil"/>
              <w:bottom w:val="single" w:sz="8" w:space="0" w:color="auto"/>
              <w:right w:val="single" w:sz="4" w:space="0" w:color="auto"/>
            </w:tcBorders>
            <w:shd w:val="clear" w:color="auto" w:fill="auto"/>
            <w:noWrap/>
            <w:vAlign w:val="center"/>
            <w:hideMark/>
          </w:tcPr>
          <w:p w14:paraId="6BC3DE53" w14:textId="77777777" w:rsidR="003A155A" w:rsidRPr="003A155A" w:rsidRDefault="003A155A">
            <w:pPr>
              <w:spacing w:after="0" w:line="240" w:lineRule="auto"/>
              <w:jc w:val="center"/>
              <w:rPr>
                <w:ins w:id="438" w:author="Common, Jack" w:date="2018-08-15T12:16:00Z"/>
                <w:rFonts w:ascii="Arial" w:eastAsia="Times New Roman" w:hAnsi="Arial" w:cs="Arial"/>
                <w:color w:val="000000"/>
                <w:lang w:val="en-US"/>
              </w:rPr>
              <w:pPrChange w:id="439" w:author="Common, Jack" w:date="2018-08-15T12:16:00Z">
                <w:pPr>
                  <w:spacing w:after="0" w:line="240" w:lineRule="auto"/>
                </w:pPr>
              </w:pPrChange>
            </w:pPr>
            <w:ins w:id="440" w:author="Common, Jack" w:date="2018-08-15T12:16:00Z">
              <w:r w:rsidRPr="003A155A">
                <w:rPr>
                  <w:rFonts w:ascii="Arial" w:eastAsia="Times New Roman" w:hAnsi="Arial" w:cs="Arial"/>
                  <w:color w:val="000000"/>
                  <w:lang w:val="en-US"/>
                </w:rPr>
                <w:t>0.75---0.79</w:t>
              </w:r>
            </w:ins>
          </w:p>
        </w:tc>
      </w:tr>
      <w:tr w:rsidR="000A0CB7" w:rsidRPr="003A155A" w14:paraId="2671B3B5" w14:textId="77777777" w:rsidTr="000A0CB7">
        <w:trPr>
          <w:trHeight w:val="340"/>
          <w:ins w:id="441" w:author="Common, Jack" w:date="2018-08-15T12:16:00Z"/>
        </w:trPr>
        <w:tc>
          <w:tcPr>
            <w:tcW w:w="1314" w:type="dxa"/>
            <w:tcBorders>
              <w:top w:val="nil"/>
              <w:left w:val="single" w:sz="8" w:space="0" w:color="auto"/>
              <w:bottom w:val="single" w:sz="8" w:space="0" w:color="auto"/>
              <w:right w:val="single" w:sz="8" w:space="0" w:color="auto"/>
            </w:tcBorders>
            <w:shd w:val="clear" w:color="auto" w:fill="auto"/>
            <w:noWrap/>
            <w:vAlign w:val="center"/>
            <w:hideMark/>
          </w:tcPr>
          <w:p w14:paraId="0FC1FF9C" w14:textId="77777777" w:rsidR="003A155A" w:rsidRPr="003A155A" w:rsidRDefault="003A155A" w:rsidP="003A155A">
            <w:pPr>
              <w:spacing w:after="0" w:line="240" w:lineRule="auto"/>
              <w:jc w:val="center"/>
              <w:rPr>
                <w:ins w:id="442" w:author="Common, Jack" w:date="2018-08-15T12:16:00Z"/>
                <w:rFonts w:ascii="Arial" w:eastAsia="Times New Roman" w:hAnsi="Arial" w:cs="Arial"/>
                <w:color w:val="000000"/>
                <w:lang w:val="en-US"/>
              </w:rPr>
            </w:pPr>
            <w:ins w:id="443" w:author="Common, Jack" w:date="2018-08-15T12:16:00Z">
              <w:r w:rsidRPr="003A155A">
                <w:rPr>
                  <w:rFonts w:ascii="Arial" w:eastAsia="Times New Roman" w:hAnsi="Arial" w:cs="Arial"/>
                  <w:color w:val="000000"/>
                </w:rPr>
                <w:t>9</w:t>
              </w:r>
            </w:ins>
          </w:p>
        </w:tc>
        <w:tc>
          <w:tcPr>
            <w:tcW w:w="1285" w:type="dxa"/>
            <w:tcBorders>
              <w:top w:val="nil"/>
              <w:left w:val="nil"/>
              <w:bottom w:val="single" w:sz="8" w:space="0" w:color="auto"/>
              <w:right w:val="single" w:sz="8" w:space="0" w:color="auto"/>
            </w:tcBorders>
            <w:shd w:val="clear" w:color="auto" w:fill="auto"/>
            <w:noWrap/>
            <w:vAlign w:val="center"/>
            <w:hideMark/>
          </w:tcPr>
          <w:p w14:paraId="2077C144" w14:textId="77777777" w:rsidR="003A155A" w:rsidRPr="003A155A" w:rsidRDefault="003A155A" w:rsidP="003A155A">
            <w:pPr>
              <w:spacing w:after="0" w:line="240" w:lineRule="auto"/>
              <w:jc w:val="center"/>
              <w:rPr>
                <w:ins w:id="444" w:author="Common, Jack" w:date="2018-08-15T12:16:00Z"/>
                <w:rFonts w:ascii="Arial" w:eastAsia="Times New Roman" w:hAnsi="Arial" w:cs="Arial"/>
                <w:color w:val="000000"/>
                <w:lang w:val="en-US"/>
              </w:rPr>
            </w:pPr>
            <w:ins w:id="445" w:author="Common, Jack" w:date="2018-08-15T12:16:00Z">
              <w:r w:rsidRPr="003A155A">
                <w:rPr>
                  <w:rFonts w:ascii="Arial" w:eastAsia="Times New Roman" w:hAnsi="Arial" w:cs="Arial"/>
                  <w:color w:val="000000"/>
                </w:rPr>
                <w:t>9</w:t>
              </w:r>
            </w:ins>
          </w:p>
        </w:tc>
        <w:tc>
          <w:tcPr>
            <w:tcW w:w="1512" w:type="dxa"/>
            <w:tcBorders>
              <w:top w:val="nil"/>
              <w:left w:val="nil"/>
              <w:bottom w:val="single" w:sz="8" w:space="0" w:color="auto"/>
              <w:right w:val="single" w:sz="8" w:space="0" w:color="auto"/>
            </w:tcBorders>
            <w:shd w:val="clear" w:color="auto" w:fill="auto"/>
            <w:noWrap/>
            <w:vAlign w:val="center"/>
            <w:hideMark/>
          </w:tcPr>
          <w:p w14:paraId="2D3E0D05" w14:textId="77777777" w:rsidR="003A155A" w:rsidRPr="003A155A" w:rsidRDefault="003A155A">
            <w:pPr>
              <w:spacing w:after="0" w:line="240" w:lineRule="auto"/>
              <w:jc w:val="center"/>
              <w:rPr>
                <w:ins w:id="446" w:author="Common, Jack" w:date="2018-08-15T12:16:00Z"/>
                <w:rFonts w:ascii="Arial" w:eastAsia="Times New Roman" w:hAnsi="Arial" w:cs="Arial"/>
                <w:color w:val="000000"/>
                <w:lang w:val="en-US"/>
              </w:rPr>
              <w:pPrChange w:id="447" w:author="Common, Jack" w:date="2018-08-15T12:16:00Z">
                <w:pPr>
                  <w:spacing w:after="0" w:line="240" w:lineRule="auto"/>
                  <w:jc w:val="both"/>
                </w:pPr>
              </w:pPrChange>
            </w:pPr>
            <w:ins w:id="448" w:author="Common, Jack" w:date="2018-08-15T12:16:00Z">
              <w:r w:rsidRPr="003A155A">
                <w:rPr>
                  <w:rFonts w:ascii="Arial" w:eastAsia="Times New Roman" w:hAnsi="Arial" w:cs="Arial"/>
                  <w:color w:val="000000"/>
                </w:rPr>
                <w:t>0</w:t>
              </w:r>
            </w:ins>
          </w:p>
        </w:tc>
        <w:tc>
          <w:tcPr>
            <w:tcW w:w="1701" w:type="dxa"/>
            <w:tcBorders>
              <w:top w:val="nil"/>
              <w:left w:val="nil"/>
              <w:bottom w:val="single" w:sz="8" w:space="0" w:color="auto"/>
              <w:right w:val="single" w:sz="8" w:space="0" w:color="auto"/>
            </w:tcBorders>
            <w:shd w:val="clear" w:color="auto" w:fill="auto"/>
            <w:noWrap/>
            <w:vAlign w:val="center"/>
            <w:hideMark/>
          </w:tcPr>
          <w:p w14:paraId="40863EF3" w14:textId="77777777" w:rsidR="003A155A" w:rsidRPr="003A155A" w:rsidRDefault="003A155A" w:rsidP="003A155A">
            <w:pPr>
              <w:spacing w:after="0" w:line="240" w:lineRule="auto"/>
              <w:jc w:val="center"/>
              <w:rPr>
                <w:ins w:id="449" w:author="Common, Jack" w:date="2018-08-15T12:16:00Z"/>
                <w:rFonts w:ascii="Arial" w:eastAsia="Times New Roman" w:hAnsi="Arial" w:cs="Arial"/>
                <w:color w:val="000000"/>
                <w:lang w:val="en-US"/>
              </w:rPr>
            </w:pPr>
            <w:ins w:id="450" w:author="Common, Jack" w:date="2018-08-15T12:16:00Z">
              <w:r w:rsidRPr="003A155A">
                <w:rPr>
                  <w:rFonts w:ascii="Arial" w:eastAsia="Times New Roman" w:hAnsi="Arial" w:cs="Arial"/>
                  <w:color w:val="000000"/>
                </w:rPr>
                <w:t>0.00—0.00</w:t>
              </w:r>
            </w:ins>
          </w:p>
        </w:tc>
        <w:tc>
          <w:tcPr>
            <w:tcW w:w="1455" w:type="dxa"/>
            <w:tcBorders>
              <w:top w:val="nil"/>
              <w:left w:val="nil"/>
              <w:bottom w:val="single" w:sz="8" w:space="0" w:color="auto"/>
              <w:right w:val="single" w:sz="8" w:space="0" w:color="auto"/>
            </w:tcBorders>
            <w:shd w:val="clear" w:color="auto" w:fill="auto"/>
            <w:noWrap/>
            <w:vAlign w:val="center"/>
            <w:hideMark/>
          </w:tcPr>
          <w:p w14:paraId="7929CAB6" w14:textId="4190208D" w:rsidR="003A155A" w:rsidRPr="003A155A" w:rsidRDefault="003A155A">
            <w:pPr>
              <w:spacing w:after="0" w:line="240" w:lineRule="auto"/>
              <w:jc w:val="center"/>
              <w:rPr>
                <w:ins w:id="451" w:author="Common, Jack" w:date="2018-08-15T12:16:00Z"/>
                <w:rFonts w:ascii="Arial" w:eastAsia="Times New Roman" w:hAnsi="Arial" w:cs="Arial"/>
                <w:color w:val="000000"/>
                <w:lang w:val="en-US"/>
              </w:rPr>
              <w:pPrChange w:id="452" w:author="Common, Jack" w:date="2018-08-15T12:16:00Z">
                <w:pPr>
                  <w:spacing w:after="0" w:line="240" w:lineRule="auto"/>
                  <w:jc w:val="both"/>
                </w:pPr>
              </w:pPrChange>
            </w:pPr>
            <w:ins w:id="453" w:author="Common, Jack" w:date="2018-08-15T12:16:00Z">
              <w:r w:rsidRPr="003A155A">
                <w:rPr>
                  <w:rFonts w:ascii="Arial" w:eastAsia="Times New Roman" w:hAnsi="Arial" w:cs="Arial"/>
                  <w:color w:val="000000"/>
                </w:rPr>
                <w:t>1</w:t>
              </w:r>
            </w:ins>
            <w:ins w:id="454" w:author="Common, Jack" w:date="2018-08-15T12:17:00Z">
              <w:r>
                <w:rPr>
                  <w:rFonts w:ascii="Arial" w:eastAsia="Times New Roman" w:hAnsi="Arial" w:cs="Arial"/>
                  <w:color w:val="000000"/>
                </w:rPr>
                <w:t>.00</w:t>
              </w:r>
            </w:ins>
          </w:p>
        </w:tc>
        <w:tc>
          <w:tcPr>
            <w:tcW w:w="1851" w:type="dxa"/>
            <w:tcBorders>
              <w:top w:val="nil"/>
              <w:left w:val="nil"/>
              <w:bottom w:val="single" w:sz="8" w:space="0" w:color="auto"/>
              <w:right w:val="single" w:sz="4" w:space="0" w:color="auto"/>
            </w:tcBorders>
            <w:shd w:val="clear" w:color="auto" w:fill="auto"/>
            <w:noWrap/>
            <w:vAlign w:val="center"/>
            <w:hideMark/>
          </w:tcPr>
          <w:p w14:paraId="5352B189" w14:textId="77777777" w:rsidR="003A155A" w:rsidRPr="003A155A" w:rsidRDefault="003A155A">
            <w:pPr>
              <w:spacing w:after="0" w:line="240" w:lineRule="auto"/>
              <w:jc w:val="center"/>
              <w:rPr>
                <w:ins w:id="455" w:author="Common, Jack" w:date="2018-08-15T12:16:00Z"/>
                <w:rFonts w:ascii="Arial" w:eastAsia="Times New Roman" w:hAnsi="Arial" w:cs="Arial"/>
                <w:color w:val="000000"/>
                <w:lang w:val="en-US"/>
              </w:rPr>
              <w:pPrChange w:id="456" w:author="Common, Jack" w:date="2018-08-15T12:16:00Z">
                <w:pPr>
                  <w:spacing w:after="0" w:line="240" w:lineRule="auto"/>
                </w:pPr>
              </w:pPrChange>
            </w:pPr>
            <w:ins w:id="457" w:author="Common, Jack" w:date="2018-08-15T12:16:00Z">
              <w:r w:rsidRPr="003A155A">
                <w:rPr>
                  <w:rFonts w:ascii="Arial" w:eastAsia="Times New Roman" w:hAnsi="Arial" w:cs="Arial"/>
                  <w:color w:val="000000"/>
                  <w:lang w:val="en-US"/>
                </w:rPr>
                <w:t>1.00---1.00</w:t>
              </w:r>
            </w:ins>
          </w:p>
        </w:tc>
      </w:tr>
      <w:tr w:rsidR="000A0CB7" w:rsidRPr="003A155A" w14:paraId="58A8368E" w14:textId="77777777" w:rsidTr="000A0CB7">
        <w:trPr>
          <w:trHeight w:val="340"/>
          <w:ins w:id="458" w:author="Common, Jack" w:date="2018-08-15T12:16:00Z"/>
        </w:trPr>
        <w:tc>
          <w:tcPr>
            <w:tcW w:w="1314" w:type="dxa"/>
            <w:tcBorders>
              <w:top w:val="nil"/>
              <w:left w:val="single" w:sz="8" w:space="0" w:color="auto"/>
              <w:bottom w:val="single" w:sz="8" w:space="0" w:color="auto"/>
              <w:right w:val="single" w:sz="8" w:space="0" w:color="auto"/>
            </w:tcBorders>
            <w:shd w:val="clear" w:color="auto" w:fill="auto"/>
            <w:noWrap/>
            <w:vAlign w:val="center"/>
            <w:hideMark/>
          </w:tcPr>
          <w:p w14:paraId="7307DF8C" w14:textId="77777777" w:rsidR="003A155A" w:rsidRPr="003A155A" w:rsidRDefault="003A155A" w:rsidP="003A155A">
            <w:pPr>
              <w:spacing w:after="0" w:line="240" w:lineRule="auto"/>
              <w:jc w:val="center"/>
              <w:rPr>
                <w:ins w:id="459" w:author="Common, Jack" w:date="2018-08-15T12:16:00Z"/>
                <w:rFonts w:ascii="Arial" w:eastAsia="Times New Roman" w:hAnsi="Arial" w:cs="Arial"/>
                <w:color w:val="000000"/>
                <w:lang w:val="en-US"/>
              </w:rPr>
            </w:pPr>
            <w:ins w:id="460" w:author="Common, Jack" w:date="2018-08-15T12:16:00Z">
              <w:r w:rsidRPr="003A155A">
                <w:rPr>
                  <w:rFonts w:ascii="Arial" w:eastAsia="Times New Roman" w:hAnsi="Arial" w:cs="Arial"/>
                  <w:color w:val="000000"/>
                </w:rPr>
                <w:t>1</w:t>
              </w:r>
            </w:ins>
          </w:p>
        </w:tc>
        <w:tc>
          <w:tcPr>
            <w:tcW w:w="1285" w:type="dxa"/>
            <w:tcBorders>
              <w:top w:val="nil"/>
              <w:left w:val="nil"/>
              <w:bottom w:val="single" w:sz="8" w:space="0" w:color="auto"/>
              <w:right w:val="single" w:sz="8" w:space="0" w:color="auto"/>
            </w:tcBorders>
            <w:shd w:val="clear" w:color="auto" w:fill="auto"/>
            <w:noWrap/>
            <w:vAlign w:val="center"/>
            <w:hideMark/>
          </w:tcPr>
          <w:p w14:paraId="1017F1ED" w14:textId="77777777" w:rsidR="003A155A" w:rsidRPr="003A155A" w:rsidRDefault="003A155A" w:rsidP="003A155A">
            <w:pPr>
              <w:spacing w:after="0" w:line="240" w:lineRule="auto"/>
              <w:jc w:val="center"/>
              <w:rPr>
                <w:ins w:id="461" w:author="Common, Jack" w:date="2018-08-15T12:16:00Z"/>
                <w:rFonts w:ascii="Arial" w:eastAsia="Times New Roman" w:hAnsi="Arial" w:cs="Arial"/>
                <w:color w:val="000000"/>
                <w:lang w:val="en-US"/>
              </w:rPr>
            </w:pPr>
            <w:ins w:id="462" w:author="Common, Jack" w:date="2018-08-15T12:16:00Z">
              <w:r w:rsidRPr="003A155A">
                <w:rPr>
                  <w:rFonts w:ascii="Arial" w:eastAsia="Times New Roman" w:hAnsi="Arial" w:cs="Arial"/>
                  <w:color w:val="000000"/>
                </w:rPr>
                <w:t>1</w:t>
              </w:r>
            </w:ins>
          </w:p>
        </w:tc>
        <w:tc>
          <w:tcPr>
            <w:tcW w:w="1512" w:type="dxa"/>
            <w:tcBorders>
              <w:top w:val="nil"/>
              <w:left w:val="nil"/>
              <w:bottom w:val="single" w:sz="8" w:space="0" w:color="auto"/>
              <w:right w:val="single" w:sz="8" w:space="0" w:color="auto"/>
            </w:tcBorders>
            <w:shd w:val="clear" w:color="auto" w:fill="auto"/>
            <w:noWrap/>
            <w:vAlign w:val="center"/>
            <w:hideMark/>
          </w:tcPr>
          <w:p w14:paraId="01A8D284" w14:textId="77777777" w:rsidR="003A155A" w:rsidRPr="003A155A" w:rsidRDefault="003A155A">
            <w:pPr>
              <w:spacing w:after="0" w:line="240" w:lineRule="auto"/>
              <w:jc w:val="center"/>
              <w:rPr>
                <w:ins w:id="463" w:author="Common, Jack" w:date="2018-08-15T12:16:00Z"/>
                <w:rFonts w:ascii="Arial" w:eastAsia="Times New Roman" w:hAnsi="Arial" w:cs="Arial"/>
                <w:color w:val="000000"/>
                <w:lang w:val="en-US"/>
              </w:rPr>
              <w:pPrChange w:id="464" w:author="Common, Jack" w:date="2018-08-15T12:16:00Z">
                <w:pPr>
                  <w:spacing w:after="0" w:line="240" w:lineRule="auto"/>
                  <w:jc w:val="both"/>
                </w:pPr>
              </w:pPrChange>
            </w:pPr>
            <w:ins w:id="465" w:author="Common, Jack" w:date="2018-08-15T12:16:00Z">
              <w:r w:rsidRPr="003A155A">
                <w:rPr>
                  <w:rFonts w:ascii="Arial" w:eastAsia="Times New Roman" w:hAnsi="Arial" w:cs="Arial"/>
                  <w:color w:val="000000"/>
                </w:rPr>
                <w:t>0.79</w:t>
              </w:r>
            </w:ins>
          </w:p>
        </w:tc>
        <w:tc>
          <w:tcPr>
            <w:tcW w:w="1701" w:type="dxa"/>
            <w:tcBorders>
              <w:top w:val="nil"/>
              <w:left w:val="nil"/>
              <w:bottom w:val="single" w:sz="8" w:space="0" w:color="auto"/>
              <w:right w:val="single" w:sz="8" w:space="0" w:color="auto"/>
            </w:tcBorders>
            <w:shd w:val="clear" w:color="auto" w:fill="auto"/>
            <w:noWrap/>
            <w:vAlign w:val="center"/>
            <w:hideMark/>
          </w:tcPr>
          <w:p w14:paraId="44A0B505" w14:textId="77777777" w:rsidR="003A155A" w:rsidRPr="003A155A" w:rsidRDefault="003A155A" w:rsidP="003A155A">
            <w:pPr>
              <w:spacing w:after="0" w:line="240" w:lineRule="auto"/>
              <w:jc w:val="center"/>
              <w:rPr>
                <w:ins w:id="466" w:author="Common, Jack" w:date="2018-08-15T12:16:00Z"/>
                <w:rFonts w:ascii="Arial" w:eastAsia="Times New Roman" w:hAnsi="Arial" w:cs="Arial"/>
                <w:color w:val="000000"/>
                <w:lang w:val="en-US"/>
              </w:rPr>
            </w:pPr>
            <w:ins w:id="467" w:author="Common, Jack" w:date="2018-08-15T12:16:00Z">
              <w:r w:rsidRPr="003A155A">
                <w:rPr>
                  <w:rFonts w:ascii="Arial" w:eastAsia="Times New Roman" w:hAnsi="Arial" w:cs="Arial"/>
                  <w:color w:val="000000"/>
                </w:rPr>
                <w:t>0.76---0.81</w:t>
              </w:r>
            </w:ins>
          </w:p>
        </w:tc>
        <w:tc>
          <w:tcPr>
            <w:tcW w:w="1455" w:type="dxa"/>
            <w:tcBorders>
              <w:top w:val="nil"/>
              <w:left w:val="nil"/>
              <w:bottom w:val="single" w:sz="8" w:space="0" w:color="auto"/>
              <w:right w:val="single" w:sz="8" w:space="0" w:color="auto"/>
            </w:tcBorders>
            <w:shd w:val="clear" w:color="auto" w:fill="auto"/>
            <w:noWrap/>
            <w:vAlign w:val="center"/>
            <w:hideMark/>
          </w:tcPr>
          <w:p w14:paraId="644D5AF4" w14:textId="395BD006" w:rsidR="003A155A" w:rsidRPr="003A155A" w:rsidRDefault="003A155A">
            <w:pPr>
              <w:spacing w:after="0" w:line="240" w:lineRule="auto"/>
              <w:jc w:val="center"/>
              <w:rPr>
                <w:ins w:id="468" w:author="Common, Jack" w:date="2018-08-15T12:16:00Z"/>
                <w:rFonts w:ascii="Arial" w:eastAsia="Times New Roman" w:hAnsi="Arial" w:cs="Arial"/>
                <w:color w:val="000000"/>
                <w:lang w:val="en-US"/>
              </w:rPr>
              <w:pPrChange w:id="469" w:author="Common, Jack" w:date="2018-08-15T12:16:00Z">
                <w:pPr>
                  <w:spacing w:after="0" w:line="240" w:lineRule="auto"/>
                  <w:jc w:val="both"/>
                </w:pPr>
              </w:pPrChange>
            </w:pPr>
            <w:ins w:id="470" w:author="Common, Jack" w:date="2018-08-15T12:16:00Z">
              <w:r w:rsidRPr="003A155A">
                <w:rPr>
                  <w:rFonts w:ascii="Arial" w:eastAsia="Times New Roman" w:hAnsi="Arial" w:cs="Arial"/>
                  <w:color w:val="000000"/>
                </w:rPr>
                <w:t>0.21</w:t>
              </w:r>
            </w:ins>
          </w:p>
        </w:tc>
        <w:tc>
          <w:tcPr>
            <w:tcW w:w="1851" w:type="dxa"/>
            <w:tcBorders>
              <w:top w:val="nil"/>
              <w:left w:val="nil"/>
              <w:bottom w:val="single" w:sz="8" w:space="0" w:color="auto"/>
              <w:right w:val="single" w:sz="4" w:space="0" w:color="auto"/>
            </w:tcBorders>
            <w:shd w:val="clear" w:color="auto" w:fill="auto"/>
            <w:noWrap/>
            <w:vAlign w:val="center"/>
            <w:hideMark/>
          </w:tcPr>
          <w:p w14:paraId="06A73BA7" w14:textId="77777777" w:rsidR="003A155A" w:rsidRPr="003A155A" w:rsidRDefault="003A155A">
            <w:pPr>
              <w:spacing w:after="0" w:line="240" w:lineRule="auto"/>
              <w:jc w:val="center"/>
              <w:rPr>
                <w:ins w:id="471" w:author="Common, Jack" w:date="2018-08-15T12:16:00Z"/>
                <w:rFonts w:ascii="Arial" w:eastAsia="Times New Roman" w:hAnsi="Arial" w:cs="Arial"/>
                <w:color w:val="000000"/>
                <w:lang w:val="en-US"/>
              </w:rPr>
              <w:pPrChange w:id="472" w:author="Common, Jack" w:date="2018-08-15T12:16:00Z">
                <w:pPr>
                  <w:spacing w:after="0" w:line="240" w:lineRule="auto"/>
                </w:pPr>
              </w:pPrChange>
            </w:pPr>
            <w:ins w:id="473" w:author="Common, Jack" w:date="2018-08-15T12:16:00Z">
              <w:r w:rsidRPr="003A155A">
                <w:rPr>
                  <w:rFonts w:ascii="Arial" w:eastAsia="Times New Roman" w:hAnsi="Arial" w:cs="Arial"/>
                  <w:color w:val="000000"/>
                  <w:lang w:val="en-US"/>
                </w:rPr>
                <w:t>0.19---0.24</w:t>
              </w:r>
            </w:ins>
          </w:p>
        </w:tc>
      </w:tr>
      <w:tr w:rsidR="000A0CB7" w:rsidRPr="003A155A" w14:paraId="7FE6C19E" w14:textId="77777777" w:rsidTr="000A0CB7">
        <w:trPr>
          <w:trHeight w:val="340"/>
          <w:ins w:id="474" w:author="Common, Jack" w:date="2018-08-15T12:16:00Z"/>
        </w:trPr>
        <w:tc>
          <w:tcPr>
            <w:tcW w:w="1314" w:type="dxa"/>
            <w:tcBorders>
              <w:top w:val="nil"/>
              <w:left w:val="single" w:sz="8" w:space="0" w:color="auto"/>
              <w:bottom w:val="single" w:sz="8" w:space="0" w:color="auto"/>
              <w:right w:val="single" w:sz="8" w:space="0" w:color="auto"/>
            </w:tcBorders>
            <w:shd w:val="clear" w:color="auto" w:fill="auto"/>
            <w:noWrap/>
            <w:vAlign w:val="center"/>
            <w:hideMark/>
          </w:tcPr>
          <w:p w14:paraId="4841CAF7" w14:textId="77777777" w:rsidR="003A155A" w:rsidRPr="003A155A" w:rsidRDefault="003A155A" w:rsidP="003A155A">
            <w:pPr>
              <w:spacing w:after="0" w:line="240" w:lineRule="auto"/>
              <w:jc w:val="center"/>
              <w:rPr>
                <w:ins w:id="475" w:author="Common, Jack" w:date="2018-08-15T12:16:00Z"/>
                <w:rFonts w:ascii="Arial" w:eastAsia="Times New Roman" w:hAnsi="Arial" w:cs="Arial"/>
                <w:color w:val="000000"/>
                <w:lang w:val="en-US"/>
              </w:rPr>
            </w:pPr>
            <w:ins w:id="476" w:author="Common, Jack" w:date="2018-08-15T12:16:00Z">
              <w:r w:rsidRPr="003A155A">
                <w:rPr>
                  <w:rFonts w:ascii="Arial" w:eastAsia="Times New Roman" w:hAnsi="Arial" w:cs="Arial"/>
                  <w:color w:val="000000"/>
                </w:rPr>
                <w:t>4</w:t>
              </w:r>
            </w:ins>
          </w:p>
        </w:tc>
        <w:tc>
          <w:tcPr>
            <w:tcW w:w="1285" w:type="dxa"/>
            <w:tcBorders>
              <w:top w:val="nil"/>
              <w:left w:val="nil"/>
              <w:bottom w:val="single" w:sz="8" w:space="0" w:color="auto"/>
              <w:right w:val="single" w:sz="8" w:space="0" w:color="auto"/>
            </w:tcBorders>
            <w:shd w:val="clear" w:color="auto" w:fill="auto"/>
            <w:noWrap/>
            <w:vAlign w:val="center"/>
            <w:hideMark/>
          </w:tcPr>
          <w:p w14:paraId="1F14365B" w14:textId="77777777" w:rsidR="003A155A" w:rsidRPr="003A155A" w:rsidRDefault="003A155A" w:rsidP="003A155A">
            <w:pPr>
              <w:spacing w:after="0" w:line="240" w:lineRule="auto"/>
              <w:jc w:val="center"/>
              <w:rPr>
                <w:ins w:id="477" w:author="Common, Jack" w:date="2018-08-15T12:16:00Z"/>
                <w:rFonts w:ascii="Arial" w:eastAsia="Times New Roman" w:hAnsi="Arial" w:cs="Arial"/>
                <w:color w:val="000000"/>
                <w:lang w:val="en-US"/>
              </w:rPr>
            </w:pPr>
            <w:ins w:id="478" w:author="Common, Jack" w:date="2018-08-15T12:16:00Z">
              <w:r w:rsidRPr="003A155A">
                <w:rPr>
                  <w:rFonts w:ascii="Arial" w:eastAsia="Times New Roman" w:hAnsi="Arial" w:cs="Arial"/>
                  <w:color w:val="000000"/>
                </w:rPr>
                <w:t>4</w:t>
              </w:r>
            </w:ins>
          </w:p>
        </w:tc>
        <w:tc>
          <w:tcPr>
            <w:tcW w:w="1512" w:type="dxa"/>
            <w:tcBorders>
              <w:top w:val="nil"/>
              <w:left w:val="nil"/>
              <w:bottom w:val="single" w:sz="8" w:space="0" w:color="auto"/>
              <w:right w:val="single" w:sz="8" w:space="0" w:color="auto"/>
            </w:tcBorders>
            <w:shd w:val="clear" w:color="auto" w:fill="auto"/>
            <w:noWrap/>
            <w:vAlign w:val="center"/>
            <w:hideMark/>
          </w:tcPr>
          <w:p w14:paraId="6576059E" w14:textId="77777777" w:rsidR="003A155A" w:rsidRPr="003A155A" w:rsidRDefault="003A155A">
            <w:pPr>
              <w:spacing w:after="0" w:line="240" w:lineRule="auto"/>
              <w:jc w:val="center"/>
              <w:rPr>
                <w:ins w:id="479" w:author="Common, Jack" w:date="2018-08-15T12:16:00Z"/>
                <w:rFonts w:ascii="Arial" w:eastAsia="Times New Roman" w:hAnsi="Arial" w:cs="Arial"/>
                <w:color w:val="000000"/>
                <w:lang w:val="en-US"/>
              </w:rPr>
              <w:pPrChange w:id="480" w:author="Common, Jack" w:date="2018-08-15T12:16:00Z">
                <w:pPr>
                  <w:spacing w:after="0" w:line="240" w:lineRule="auto"/>
                  <w:jc w:val="both"/>
                </w:pPr>
              </w:pPrChange>
            </w:pPr>
            <w:ins w:id="481" w:author="Common, Jack" w:date="2018-08-15T12:16:00Z">
              <w:r w:rsidRPr="003A155A">
                <w:rPr>
                  <w:rFonts w:ascii="Arial" w:eastAsia="Times New Roman" w:hAnsi="Arial" w:cs="Arial"/>
                  <w:color w:val="000000"/>
                </w:rPr>
                <w:t>0.62</w:t>
              </w:r>
            </w:ins>
          </w:p>
        </w:tc>
        <w:tc>
          <w:tcPr>
            <w:tcW w:w="1701" w:type="dxa"/>
            <w:tcBorders>
              <w:top w:val="nil"/>
              <w:left w:val="nil"/>
              <w:bottom w:val="single" w:sz="8" w:space="0" w:color="auto"/>
              <w:right w:val="single" w:sz="8" w:space="0" w:color="auto"/>
            </w:tcBorders>
            <w:shd w:val="clear" w:color="auto" w:fill="auto"/>
            <w:noWrap/>
            <w:vAlign w:val="center"/>
            <w:hideMark/>
          </w:tcPr>
          <w:p w14:paraId="7BC25FF4" w14:textId="77777777" w:rsidR="003A155A" w:rsidRPr="003A155A" w:rsidRDefault="003A155A" w:rsidP="003A155A">
            <w:pPr>
              <w:spacing w:after="0" w:line="240" w:lineRule="auto"/>
              <w:jc w:val="center"/>
              <w:rPr>
                <w:ins w:id="482" w:author="Common, Jack" w:date="2018-08-15T12:16:00Z"/>
                <w:rFonts w:ascii="Arial" w:eastAsia="Times New Roman" w:hAnsi="Arial" w:cs="Arial"/>
                <w:color w:val="000000"/>
                <w:lang w:val="en-US"/>
              </w:rPr>
            </w:pPr>
            <w:ins w:id="483" w:author="Common, Jack" w:date="2018-08-15T12:16:00Z">
              <w:r w:rsidRPr="003A155A">
                <w:rPr>
                  <w:rFonts w:ascii="Arial" w:eastAsia="Times New Roman" w:hAnsi="Arial" w:cs="Arial"/>
                  <w:color w:val="000000"/>
                </w:rPr>
                <w:t>0.59---0.65</w:t>
              </w:r>
            </w:ins>
          </w:p>
        </w:tc>
        <w:tc>
          <w:tcPr>
            <w:tcW w:w="1455" w:type="dxa"/>
            <w:tcBorders>
              <w:top w:val="nil"/>
              <w:left w:val="nil"/>
              <w:bottom w:val="single" w:sz="8" w:space="0" w:color="auto"/>
              <w:right w:val="single" w:sz="8" w:space="0" w:color="auto"/>
            </w:tcBorders>
            <w:shd w:val="clear" w:color="auto" w:fill="auto"/>
            <w:noWrap/>
            <w:vAlign w:val="center"/>
            <w:hideMark/>
          </w:tcPr>
          <w:p w14:paraId="6AE80082" w14:textId="7CCBEFEE" w:rsidR="003A155A" w:rsidRPr="003A155A" w:rsidRDefault="003A155A">
            <w:pPr>
              <w:spacing w:after="0" w:line="240" w:lineRule="auto"/>
              <w:jc w:val="center"/>
              <w:rPr>
                <w:ins w:id="484" w:author="Common, Jack" w:date="2018-08-15T12:16:00Z"/>
                <w:rFonts w:ascii="Arial" w:eastAsia="Times New Roman" w:hAnsi="Arial" w:cs="Arial"/>
                <w:color w:val="000000"/>
                <w:lang w:val="en-US"/>
              </w:rPr>
              <w:pPrChange w:id="485" w:author="Common, Jack" w:date="2018-08-15T12:16:00Z">
                <w:pPr>
                  <w:spacing w:after="0" w:line="240" w:lineRule="auto"/>
                  <w:jc w:val="both"/>
                </w:pPr>
              </w:pPrChange>
            </w:pPr>
            <w:ins w:id="486" w:author="Common, Jack" w:date="2018-08-15T12:16:00Z">
              <w:r w:rsidRPr="003A155A">
                <w:rPr>
                  <w:rFonts w:ascii="Arial" w:eastAsia="Times New Roman" w:hAnsi="Arial" w:cs="Arial"/>
                  <w:color w:val="000000"/>
                </w:rPr>
                <w:t>0.38</w:t>
              </w:r>
            </w:ins>
          </w:p>
        </w:tc>
        <w:tc>
          <w:tcPr>
            <w:tcW w:w="1851" w:type="dxa"/>
            <w:tcBorders>
              <w:top w:val="nil"/>
              <w:left w:val="nil"/>
              <w:bottom w:val="single" w:sz="8" w:space="0" w:color="auto"/>
              <w:right w:val="single" w:sz="4" w:space="0" w:color="auto"/>
            </w:tcBorders>
            <w:shd w:val="clear" w:color="auto" w:fill="auto"/>
            <w:noWrap/>
            <w:vAlign w:val="center"/>
            <w:hideMark/>
          </w:tcPr>
          <w:p w14:paraId="61687894" w14:textId="77777777" w:rsidR="003A155A" w:rsidRPr="003A155A" w:rsidRDefault="003A155A">
            <w:pPr>
              <w:spacing w:after="0" w:line="240" w:lineRule="auto"/>
              <w:jc w:val="center"/>
              <w:rPr>
                <w:ins w:id="487" w:author="Common, Jack" w:date="2018-08-15T12:16:00Z"/>
                <w:rFonts w:ascii="Arial" w:eastAsia="Times New Roman" w:hAnsi="Arial" w:cs="Arial"/>
                <w:color w:val="000000"/>
                <w:lang w:val="en-US"/>
              </w:rPr>
              <w:pPrChange w:id="488" w:author="Common, Jack" w:date="2018-08-15T12:16:00Z">
                <w:pPr>
                  <w:spacing w:after="0" w:line="240" w:lineRule="auto"/>
                </w:pPr>
              </w:pPrChange>
            </w:pPr>
            <w:ins w:id="489" w:author="Common, Jack" w:date="2018-08-15T12:16:00Z">
              <w:r w:rsidRPr="003A155A">
                <w:rPr>
                  <w:rFonts w:ascii="Arial" w:eastAsia="Times New Roman" w:hAnsi="Arial" w:cs="Arial"/>
                  <w:color w:val="000000"/>
                  <w:lang w:val="en-US"/>
                </w:rPr>
                <w:t>0.35---0.41</w:t>
              </w:r>
            </w:ins>
          </w:p>
        </w:tc>
      </w:tr>
      <w:tr w:rsidR="000A0CB7" w:rsidRPr="003A155A" w14:paraId="4168C536" w14:textId="77777777" w:rsidTr="000A0CB7">
        <w:trPr>
          <w:trHeight w:val="340"/>
          <w:ins w:id="490" w:author="Common, Jack" w:date="2018-08-15T12:16:00Z"/>
        </w:trPr>
        <w:tc>
          <w:tcPr>
            <w:tcW w:w="1314" w:type="dxa"/>
            <w:tcBorders>
              <w:top w:val="nil"/>
              <w:left w:val="single" w:sz="8" w:space="0" w:color="auto"/>
              <w:bottom w:val="single" w:sz="8" w:space="0" w:color="auto"/>
              <w:right w:val="single" w:sz="8" w:space="0" w:color="auto"/>
            </w:tcBorders>
            <w:shd w:val="clear" w:color="auto" w:fill="auto"/>
            <w:noWrap/>
            <w:vAlign w:val="center"/>
            <w:hideMark/>
          </w:tcPr>
          <w:p w14:paraId="529ED444" w14:textId="77777777" w:rsidR="003A155A" w:rsidRPr="003A155A" w:rsidRDefault="003A155A" w:rsidP="003A155A">
            <w:pPr>
              <w:spacing w:after="0" w:line="240" w:lineRule="auto"/>
              <w:jc w:val="center"/>
              <w:rPr>
                <w:ins w:id="491" w:author="Common, Jack" w:date="2018-08-15T12:16:00Z"/>
                <w:rFonts w:ascii="Arial" w:eastAsia="Times New Roman" w:hAnsi="Arial" w:cs="Arial"/>
                <w:color w:val="000000"/>
                <w:lang w:val="en-US"/>
              </w:rPr>
            </w:pPr>
            <w:ins w:id="492" w:author="Common, Jack" w:date="2018-08-15T12:16:00Z">
              <w:r w:rsidRPr="003A155A">
                <w:rPr>
                  <w:rFonts w:ascii="Arial" w:eastAsia="Times New Roman" w:hAnsi="Arial" w:cs="Arial"/>
                  <w:color w:val="000000"/>
                </w:rPr>
                <w:t>9</w:t>
              </w:r>
            </w:ins>
          </w:p>
        </w:tc>
        <w:tc>
          <w:tcPr>
            <w:tcW w:w="1285" w:type="dxa"/>
            <w:tcBorders>
              <w:top w:val="nil"/>
              <w:left w:val="nil"/>
              <w:bottom w:val="single" w:sz="8" w:space="0" w:color="auto"/>
              <w:right w:val="single" w:sz="8" w:space="0" w:color="auto"/>
            </w:tcBorders>
            <w:shd w:val="clear" w:color="auto" w:fill="auto"/>
            <w:noWrap/>
            <w:vAlign w:val="center"/>
            <w:hideMark/>
          </w:tcPr>
          <w:p w14:paraId="324216EF" w14:textId="77777777" w:rsidR="003A155A" w:rsidRPr="003A155A" w:rsidRDefault="003A155A" w:rsidP="003A155A">
            <w:pPr>
              <w:spacing w:after="0" w:line="240" w:lineRule="auto"/>
              <w:jc w:val="center"/>
              <w:rPr>
                <w:ins w:id="493" w:author="Common, Jack" w:date="2018-08-15T12:16:00Z"/>
                <w:rFonts w:ascii="Arial" w:eastAsia="Times New Roman" w:hAnsi="Arial" w:cs="Arial"/>
                <w:color w:val="000000"/>
                <w:lang w:val="en-US"/>
              </w:rPr>
            </w:pPr>
            <w:ins w:id="494" w:author="Common, Jack" w:date="2018-08-15T12:16:00Z">
              <w:r w:rsidRPr="003A155A">
                <w:rPr>
                  <w:rFonts w:ascii="Arial" w:eastAsia="Times New Roman" w:hAnsi="Arial" w:cs="Arial"/>
                  <w:color w:val="000000"/>
                </w:rPr>
                <w:t>9</w:t>
              </w:r>
            </w:ins>
          </w:p>
        </w:tc>
        <w:tc>
          <w:tcPr>
            <w:tcW w:w="1512" w:type="dxa"/>
            <w:tcBorders>
              <w:top w:val="nil"/>
              <w:left w:val="nil"/>
              <w:bottom w:val="single" w:sz="8" w:space="0" w:color="auto"/>
              <w:right w:val="single" w:sz="8" w:space="0" w:color="auto"/>
            </w:tcBorders>
            <w:shd w:val="clear" w:color="auto" w:fill="auto"/>
            <w:noWrap/>
            <w:vAlign w:val="center"/>
            <w:hideMark/>
          </w:tcPr>
          <w:p w14:paraId="2C76ADAF" w14:textId="77777777" w:rsidR="003A155A" w:rsidRPr="003A155A" w:rsidRDefault="003A155A">
            <w:pPr>
              <w:spacing w:after="0" w:line="240" w:lineRule="auto"/>
              <w:jc w:val="center"/>
              <w:rPr>
                <w:ins w:id="495" w:author="Common, Jack" w:date="2018-08-15T12:16:00Z"/>
                <w:rFonts w:ascii="Arial" w:eastAsia="Times New Roman" w:hAnsi="Arial" w:cs="Arial"/>
                <w:color w:val="000000"/>
                <w:lang w:val="en-US"/>
              </w:rPr>
              <w:pPrChange w:id="496" w:author="Common, Jack" w:date="2018-08-15T12:16:00Z">
                <w:pPr>
                  <w:spacing w:after="0" w:line="240" w:lineRule="auto"/>
                  <w:jc w:val="both"/>
                </w:pPr>
              </w:pPrChange>
            </w:pPr>
            <w:ins w:id="497" w:author="Common, Jack" w:date="2018-08-15T12:16:00Z">
              <w:r w:rsidRPr="003A155A">
                <w:rPr>
                  <w:rFonts w:ascii="Arial" w:eastAsia="Times New Roman" w:hAnsi="Arial" w:cs="Arial"/>
                  <w:color w:val="000000"/>
                </w:rPr>
                <w:t>0.05</w:t>
              </w:r>
            </w:ins>
          </w:p>
        </w:tc>
        <w:tc>
          <w:tcPr>
            <w:tcW w:w="1701" w:type="dxa"/>
            <w:tcBorders>
              <w:top w:val="nil"/>
              <w:left w:val="nil"/>
              <w:bottom w:val="single" w:sz="8" w:space="0" w:color="auto"/>
              <w:right w:val="single" w:sz="8" w:space="0" w:color="auto"/>
            </w:tcBorders>
            <w:shd w:val="clear" w:color="auto" w:fill="auto"/>
            <w:noWrap/>
            <w:vAlign w:val="center"/>
            <w:hideMark/>
          </w:tcPr>
          <w:p w14:paraId="5FF1EAC3" w14:textId="77777777" w:rsidR="003A155A" w:rsidRPr="003A155A" w:rsidRDefault="003A155A" w:rsidP="003A155A">
            <w:pPr>
              <w:spacing w:after="0" w:line="240" w:lineRule="auto"/>
              <w:jc w:val="center"/>
              <w:rPr>
                <w:ins w:id="498" w:author="Common, Jack" w:date="2018-08-15T12:16:00Z"/>
                <w:rFonts w:ascii="Arial" w:eastAsia="Times New Roman" w:hAnsi="Arial" w:cs="Arial"/>
                <w:color w:val="000000"/>
                <w:lang w:val="en-US"/>
              </w:rPr>
            </w:pPr>
            <w:ins w:id="499" w:author="Common, Jack" w:date="2018-08-15T12:16:00Z">
              <w:r w:rsidRPr="003A155A">
                <w:rPr>
                  <w:rFonts w:ascii="Arial" w:eastAsia="Times New Roman" w:hAnsi="Arial" w:cs="Arial"/>
                  <w:color w:val="000000"/>
                </w:rPr>
                <w:t>0.04---0.07</w:t>
              </w:r>
            </w:ins>
          </w:p>
        </w:tc>
        <w:tc>
          <w:tcPr>
            <w:tcW w:w="1455" w:type="dxa"/>
            <w:tcBorders>
              <w:top w:val="nil"/>
              <w:left w:val="nil"/>
              <w:bottom w:val="single" w:sz="8" w:space="0" w:color="auto"/>
              <w:right w:val="single" w:sz="8" w:space="0" w:color="auto"/>
            </w:tcBorders>
            <w:shd w:val="clear" w:color="auto" w:fill="auto"/>
            <w:noWrap/>
            <w:vAlign w:val="center"/>
            <w:hideMark/>
          </w:tcPr>
          <w:p w14:paraId="5EC83306" w14:textId="1590D190" w:rsidR="003A155A" w:rsidRPr="003A155A" w:rsidRDefault="003A155A">
            <w:pPr>
              <w:spacing w:after="0" w:line="240" w:lineRule="auto"/>
              <w:jc w:val="center"/>
              <w:rPr>
                <w:ins w:id="500" w:author="Common, Jack" w:date="2018-08-15T12:16:00Z"/>
                <w:rFonts w:ascii="Arial" w:eastAsia="Times New Roman" w:hAnsi="Arial" w:cs="Arial"/>
                <w:color w:val="000000"/>
                <w:lang w:val="en-US"/>
              </w:rPr>
              <w:pPrChange w:id="501" w:author="Common, Jack" w:date="2018-08-15T12:16:00Z">
                <w:pPr>
                  <w:spacing w:after="0" w:line="240" w:lineRule="auto"/>
                  <w:jc w:val="both"/>
                </w:pPr>
              </w:pPrChange>
            </w:pPr>
            <w:ins w:id="502" w:author="Common, Jack" w:date="2018-08-15T12:16:00Z">
              <w:r w:rsidRPr="003A155A">
                <w:rPr>
                  <w:rFonts w:ascii="Arial" w:eastAsia="Times New Roman" w:hAnsi="Arial" w:cs="Arial"/>
                  <w:color w:val="000000"/>
                </w:rPr>
                <w:t>0.9</w:t>
              </w:r>
              <w:r>
                <w:rPr>
                  <w:rFonts w:ascii="Arial" w:eastAsia="Times New Roman" w:hAnsi="Arial" w:cs="Arial"/>
                  <w:color w:val="000000"/>
                </w:rPr>
                <w:t>5</w:t>
              </w:r>
            </w:ins>
          </w:p>
        </w:tc>
        <w:tc>
          <w:tcPr>
            <w:tcW w:w="1851" w:type="dxa"/>
            <w:tcBorders>
              <w:top w:val="nil"/>
              <w:left w:val="nil"/>
              <w:bottom w:val="single" w:sz="8" w:space="0" w:color="auto"/>
              <w:right w:val="single" w:sz="4" w:space="0" w:color="auto"/>
            </w:tcBorders>
            <w:shd w:val="clear" w:color="auto" w:fill="auto"/>
            <w:noWrap/>
            <w:vAlign w:val="center"/>
            <w:hideMark/>
          </w:tcPr>
          <w:p w14:paraId="415A5482" w14:textId="77777777" w:rsidR="003A155A" w:rsidRPr="003A155A" w:rsidRDefault="003A155A">
            <w:pPr>
              <w:spacing w:after="0" w:line="240" w:lineRule="auto"/>
              <w:jc w:val="center"/>
              <w:rPr>
                <w:ins w:id="503" w:author="Common, Jack" w:date="2018-08-15T12:16:00Z"/>
                <w:rFonts w:ascii="Arial" w:eastAsia="Times New Roman" w:hAnsi="Arial" w:cs="Arial"/>
                <w:color w:val="000000"/>
                <w:lang w:val="en-US"/>
              </w:rPr>
              <w:pPrChange w:id="504" w:author="Common, Jack" w:date="2018-08-15T12:16:00Z">
                <w:pPr>
                  <w:spacing w:after="0" w:line="240" w:lineRule="auto"/>
                </w:pPr>
              </w:pPrChange>
            </w:pPr>
            <w:ins w:id="505" w:author="Common, Jack" w:date="2018-08-15T12:16:00Z">
              <w:r w:rsidRPr="003A155A">
                <w:rPr>
                  <w:rFonts w:ascii="Arial" w:eastAsia="Times New Roman" w:hAnsi="Arial" w:cs="Arial"/>
                  <w:color w:val="000000"/>
                  <w:lang w:val="en-US"/>
                </w:rPr>
                <w:t>0.93---0.96</w:t>
              </w:r>
            </w:ins>
          </w:p>
        </w:tc>
      </w:tr>
      <w:tr w:rsidR="000A0CB7" w:rsidRPr="003A155A" w14:paraId="20CC3A2E" w14:textId="77777777" w:rsidTr="000A0CB7">
        <w:trPr>
          <w:trHeight w:val="340"/>
          <w:ins w:id="506" w:author="Common, Jack" w:date="2018-08-15T12:16:00Z"/>
        </w:trPr>
        <w:tc>
          <w:tcPr>
            <w:tcW w:w="1314" w:type="dxa"/>
            <w:tcBorders>
              <w:top w:val="nil"/>
              <w:left w:val="single" w:sz="8" w:space="0" w:color="auto"/>
              <w:bottom w:val="single" w:sz="8" w:space="0" w:color="auto"/>
              <w:right w:val="single" w:sz="8" w:space="0" w:color="auto"/>
            </w:tcBorders>
            <w:shd w:val="clear" w:color="auto" w:fill="auto"/>
            <w:noWrap/>
            <w:vAlign w:val="center"/>
            <w:hideMark/>
          </w:tcPr>
          <w:p w14:paraId="6B62751E" w14:textId="77777777" w:rsidR="003A155A" w:rsidRPr="003A155A" w:rsidRDefault="003A155A" w:rsidP="003A155A">
            <w:pPr>
              <w:spacing w:after="0" w:line="240" w:lineRule="auto"/>
              <w:jc w:val="center"/>
              <w:rPr>
                <w:ins w:id="507" w:author="Common, Jack" w:date="2018-08-15T12:16:00Z"/>
                <w:rFonts w:ascii="Arial" w:eastAsia="Times New Roman" w:hAnsi="Arial" w:cs="Arial"/>
                <w:color w:val="000000"/>
                <w:lang w:val="en-US"/>
              </w:rPr>
            </w:pPr>
            <w:ins w:id="508" w:author="Common, Jack" w:date="2018-08-15T12:16:00Z">
              <w:r w:rsidRPr="003A155A">
                <w:rPr>
                  <w:rFonts w:ascii="Arial" w:eastAsia="Times New Roman" w:hAnsi="Arial" w:cs="Arial"/>
                  <w:color w:val="000000"/>
                </w:rPr>
                <w:t>1</w:t>
              </w:r>
            </w:ins>
          </w:p>
        </w:tc>
        <w:tc>
          <w:tcPr>
            <w:tcW w:w="1285" w:type="dxa"/>
            <w:tcBorders>
              <w:top w:val="nil"/>
              <w:left w:val="nil"/>
              <w:bottom w:val="single" w:sz="8" w:space="0" w:color="auto"/>
              <w:right w:val="single" w:sz="8" w:space="0" w:color="auto"/>
            </w:tcBorders>
            <w:shd w:val="clear" w:color="auto" w:fill="auto"/>
            <w:noWrap/>
            <w:vAlign w:val="center"/>
            <w:hideMark/>
          </w:tcPr>
          <w:p w14:paraId="3B33EB32" w14:textId="77777777" w:rsidR="003A155A" w:rsidRPr="003A155A" w:rsidRDefault="003A155A" w:rsidP="003A155A">
            <w:pPr>
              <w:spacing w:after="0" w:line="240" w:lineRule="auto"/>
              <w:jc w:val="center"/>
              <w:rPr>
                <w:ins w:id="509" w:author="Common, Jack" w:date="2018-08-15T12:16:00Z"/>
                <w:rFonts w:ascii="Arial" w:eastAsia="Times New Roman" w:hAnsi="Arial" w:cs="Arial"/>
                <w:color w:val="000000"/>
                <w:lang w:val="en-US"/>
              </w:rPr>
            </w:pPr>
            <w:ins w:id="510" w:author="Common, Jack" w:date="2018-08-15T12:16:00Z">
              <w:r w:rsidRPr="003A155A">
                <w:rPr>
                  <w:rFonts w:ascii="Arial" w:eastAsia="Times New Roman" w:hAnsi="Arial" w:cs="Arial"/>
                  <w:color w:val="000000"/>
                </w:rPr>
                <w:t>1</w:t>
              </w:r>
            </w:ins>
          </w:p>
        </w:tc>
        <w:tc>
          <w:tcPr>
            <w:tcW w:w="1512" w:type="dxa"/>
            <w:tcBorders>
              <w:top w:val="nil"/>
              <w:left w:val="nil"/>
              <w:bottom w:val="single" w:sz="8" w:space="0" w:color="auto"/>
              <w:right w:val="single" w:sz="8" w:space="0" w:color="auto"/>
            </w:tcBorders>
            <w:shd w:val="clear" w:color="auto" w:fill="auto"/>
            <w:noWrap/>
            <w:vAlign w:val="center"/>
            <w:hideMark/>
          </w:tcPr>
          <w:p w14:paraId="51D2BB33" w14:textId="77777777" w:rsidR="003A155A" w:rsidRPr="003A155A" w:rsidRDefault="003A155A">
            <w:pPr>
              <w:spacing w:after="0" w:line="240" w:lineRule="auto"/>
              <w:jc w:val="center"/>
              <w:rPr>
                <w:ins w:id="511" w:author="Common, Jack" w:date="2018-08-15T12:16:00Z"/>
                <w:rFonts w:ascii="Arial" w:eastAsia="Times New Roman" w:hAnsi="Arial" w:cs="Arial"/>
                <w:color w:val="000000"/>
                <w:lang w:val="en-US"/>
              </w:rPr>
              <w:pPrChange w:id="512" w:author="Common, Jack" w:date="2018-08-15T12:16:00Z">
                <w:pPr>
                  <w:spacing w:after="0" w:line="240" w:lineRule="auto"/>
                  <w:jc w:val="both"/>
                </w:pPr>
              </w:pPrChange>
            </w:pPr>
            <w:ins w:id="513" w:author="Common, Jack" w:date="2018-08-15T12:16:00Z">
              <w:r w:rsidRPr="003A155A">
                <w:rPr>
                  <w:rFonts w:ascii="Arial" w:eastAsia="Times New Roman" w:hAnsi="Arial" w:cs="Arial"/>
                  <w:color w:val="000000"/>
                </w:rPr>
                <w:t>0.73</w:t>
              </w:r>
            </w:ins>
          </w:p>
        </w:tc>
        <w:tc>
          <w:tcPr>
            <w:tcW w:w="1701" w:type="dxa"/>
            <w:tcBorders>
              <w:top w:val="nil"/>
              <w:left w:val="nil"/>
              <w:bottom w:val="single" w:sz="8" w:space="0" w:color="auto"/>
              <w:right w:val="single" w:sz="8" w:space="0" w:color="auto"/>
            </w:tcBorders>
            <w:shd w:val="clear" w:color="auto" w:fill="auto"/>
            <w:noWrap/>
            <w:vAlign w:val="center"/>
            <w:hideMark/>
          </w:tcPr>
          <w:p w14:paraId="1C646BCC" w14:textId="77777777" w:rsidR="003A155A" w:rsidRPr="003A155A" w:rsidRDefault="003A155A" w:rsidP="003A155A">
            <w:pPr>
              <w:spacing w:after="0" w:line="240" w:lineRule="auto"/>
              <w:jc w:val="center"/>
              <w:rPr>
                <w:ins w:id="514" w:author="Common, Jack" w:date="2018-08-15T12:16:00Z"/>
                <w:rFonts w:ascii="Arial" w:eastAsia="Times New Roman" w:hAnsi="Arial" w:cs="Arial"/>
                <w:color w:val="000000"/>
                <w:lang w:val="en-US"/>
              </w:rPr>
            </w:pPr>
            <w:ins w:id="515" w:author="Common, Jack" w:date="2018-08-15T12:16:00Z">
              <w:r w:rsidRPr="003A155A">
                <w:rPr>
                  <w:rFonts w:ascii="Arial" w:eastAsia="Times New Roman" w:hAnsi="Arial" w:cs="Arial"/>
                  <w:color w:val="000000"/>
                </w:rPr>
                <w:t>0.70---0.75</w:t>
              </w:r>
            </w:ins>
          </w:p>
        </w:tc>
        <w:tc>
          <w:tcPr>
            <w:tcW w:w="1455" w:type="dxa"/>
            <w:tcBorders>
              <w:top w:val="nil"/>
              <w:left w:val="nil"/>
              <w:bottom w:val="single" w:sz="8" w:space="0" w:color="auto"/>
              <w:right w:val="single" w:sz="8" w:space="0" w:color="auto"/>
            </w:tcBorders>
            <w:shd w:val="clear" w:color="auto" w:fill="auto"/>
            <w:noWrap/>
            <w:vAlign w:val="center"/>
            <w:hideMark/>
          </w:tcPr>
          <w:p w14:paraId="53882389" w14:textId="2E809D16" w:rsidR="003A155A" w:rsidRPr="003A155A" w:rsidRDefault="003A155A">
            <w:pPr>
              <w:spacing w:after="0" w:line="240" w:lineRule="auto"/>
              <w:jc w:val="center"/>
              <w:rPr>
                <w:ins w:id="516" w:author="Common, Jack" w:date="2018-08-15T12:16:00Z"/>
                <w:rFonts w:ascii="Arial" w:eastAsia="Times New Roman" w:hAnsi="Arial" w:cs="Arial"/>
                <w:color w:val="000000"/>
                <w:lang w:val="en-US"/>
              </w:rPr>
              <w:pPrChange w:id="517" w:author="Common, Jack" w:date="2018-08-15T12:16:00Z">
                <w:pPr>
                  <w:spacing w:after="0" w:line="240" w:lineRule="auto"/>
                  <w:jc w:val="both"/>
                </w:pPr>
              </w:pPrChange>
            </w:pPr>
            <w:ins w:id="518" w:author="Common, Jack" w:date="2018-08-15T12:16:00Z">
              <w:r w:rsidRPr="003A155A">
                <w:rPr>
                  <w:rFonts w:ascii="Arial" w:eastAsia="Times New Roman" w:hAnsi="Arial" w:cs="Arial"/>
                  <w:color w:val="000000"/>
                </w:rPr>
                <w:t>0.27</w:t>
              </w:r>
            </w:ins>
          </w:p>
        </w:tc>
        <w:tc>
          <w:tcPr>
            <w:tcW w:w="1851" w:type="dxa"/>
            <w:tcBorders>
              <w:top w:val="nil"/>
              <w:left w:val="nil"/>
              <w:bottom w:val="single" w:sz="8" w:space="0" w:color="auto"/>
              <w:right w:val="single" w:sz="4" w:space="0" w:color="auto"/>
            </w:tcBorders>
            <w:shd w:val="clear" w:color="auto" w:fill="auto"/>
            <w:noWrap/>
            <w:vAlign w:val="center"/>
            <w:hideMark/>
          </w:tcPr>
          <w:p w14:paraId="28C821FA" w14:textId="77777777" w:rsidR="003A155A" w:rsidRPr="003A155A" w:rsidRDefault="003A155A">
            <w:pPr>
              <w:spacing w:after="0" w:line="240" w:lineRule="auto"/>
              <w:jc w:val="center"/>
              <w:rPr>
                <w:ins w:id="519" w:author="Common, Jack" w:date="2018-08-15T12:16:00Z"/>
                <w:rFonts w:ascii="Arial" w:eastAsia="Times New Roman" w:hAnsi="Arial" w:cs="Arial"/>
                <w:color w:val="000000"/>
                <w:lang w:val="en-US"/>
              </w:rPr>
              <w:pPrChange w:id="520" w:author="Common, Jack" w:date="2018-08-15T12:16:00Z">
                <w:pPr>
                  <w:spacing w:after="0" w:line="240" w:lineRule="auto"/>
                </w:pPr>
              </w:pPrChange>
            </w:pPr>
            <w:ins w:id="521" w:author="Common, Jack" w:date="2018-08-15T12:16:00Z">
              <w:r w:rsidRPr="003A155A">
                <w:rPr>
                  <w:rFonts w:ascii="Arial" w:eastAsia="Times New Roman" w:hAnsi="Arial" w:cs="Arial"/>
                  <w:color w:val="000000"/>
                  <w:lang w:val="en-US"/>
                </w:rPr>
                <w:t>0.25---0.29</w:t>
              </w:r>
            </w:ins>
          </w:p>
        </w:tc>
      </w:tr>
      <w:tr w:rsidR="000A0CB7" w:rsidRPr="003A155A" w14:paraId="403E1356" w14:textId="77777777" w:rsidTr="000A0CB7">
        <w:trPr>
          <w:trHeight w:val="340"/>
          <w:ins w:id="522" w:author="Common, Jack" w:date="2018-08-15T12:16:00Z"/>
        </w:trPr>
        <w:tc>
          <w:tcPr>
            <w:tcW w:w="1314" w:type="dxa"/>
            <w:tcBorders>
              <w:top w:val="nil"/>
              <w:left w:val="single" w:sz="8" w:space="0" w:color="auto"/>
              <w:bottom w:val="single" w:sz="8" w:space="0" w:color="auto"/>
              <w:right w:val="single" w:sz="8" w:space="0" w:color="auto"/>
            </w:tcBorders>
            <w:shd w:val="clear" w:color="auto" w:fill="auto"/>
            <w:noWrap/>
            <w:vAlign w:val="center"/>
            <w:hideMark/>
          </w:tcPr>
          <w:p w14:paraId="55E0BFB1" w14:textId="77777777" w:rsidR="003A155A" w:rsidRPr="003A155A" w:rsidRDefault="003A155A" w:rsidP="003A155A">
            <w:pPr>
              <w:spacing w:after="0" w:line="240" w:lineRule="auto"/>
              <w:jc w:val="center"/>
              <w:rPr>
                <w:ins w:id="523" w:author="Common, Jack" w:date="2018-08-15T12:16:00Z"/>
                <w:rFonts w:ascii="Arial" w:eastAsia="Times New Roman" w:hAnsi="Arial" w:cs="Arial"/>
                <w:color w:val="000000"/>
                <w:lang w:val="en-US"/>
              </w:rPr>
            </w:pPr>
            <w:ins w:id="524" w:author="Common, Jack" w:date="2018-08-15T12:16:00Z">
              <w:r w:rsidRPr="003A155A">
                <w:rPr>
                  <w:rFonts w:ascii="Arial" w:eastAsia="Times New Roman" w:hAnsi="Arial" w:cs="Arial"/>
                  <w:color w:val="000000"/>
                </w:rPr>
                <w:t>4</w:t>
              </w:r>
            </w:ins>
          </w:p>
        </w:tc>
        <w:tc>
          <w:tcPr>
            <w:tcW w:w="1285" w:type="dxa"/>
            <w:tcBorders>
              <w:top w:val="nil"/>
              <w:left w:val="nil"/>
              <w:bottom w:val="single" w:sz="8" w:space="0" w:color="auto"/>
              <w:right w:val="single" w:sz="8" w:space="0" w:color="auto"/>
            </w:tcBorders>
            <w:shd w:val="clear" w:color="auto" w:fill="auto"/>
            <w:noWrap/>
            <w:vAlign w:val="center"/>
            <w:hideMark/>
          </w:tcPr>
          <w:p w14:paraId="2A26BFFF" w14:textId="77777777" w:rsidR="003A155A" w:rsidRPr="003A155A" w:rsidRDefault="003A155A" w:rsidP="003A155A">
            <w:pPr>
              <w:spacing w:after="0" w:line="240" w:lineRule="auto"/>
              <w:jc w:val="center"/>
              <w:rPr>
                <w:ins w:id="525" w:author="Common, Jack" w:date="2018-08-15T12:16:00Z"/>
                <w:rFonts w:ascii="Arial" w:eastAsia="Times New Roman" w:hAnsi="Arial" w:cs="Arial"/>
                <w:color w:val="000000"/>
                <w:lang w:val="en-US"/>
              </w:rPr>
            </w:pPr>
            <w:ins w:id="526" w:author="Common, Jack" w:date="2018-08-15T12:16:00Z">
              <w:r w:rsidRPr="003A155A">
                <w:rPr>
                  <w:rFonts w:ascii="Arial" w:eastAsia="Times New Roman" w:hAnsi="Arial" w:cs="Arial"/>
                  <w:color w:val="000000"/>
                </w:rPr>
                <w:t>4</w:t>
              </w:r>
            </w:ins>
          </w:p>
        </w:tc>
        <w:tc>
          <w:tcPr>
            <w:tcW w:w="1512" w:type="dxa"/>
            <w:tcBorders>
              <w:top w:val="nil"/>
              <w:left w:val="nil"/>
              <w:bottom w:val="single" w:sz="8" w:space="0" w:color="auto"/>
              <w:right w:val="single" w:sz="8" w:space="0" w:color="auto"/>
            </w:tcBorders>
            <w:shd w:val="clear" w:color="auto" w:fill="auto"/>
            <w:noWrap/>
            <w:vAlign w:val="center"/>
            <w:hideMark/>
          </w:tcPr>
          <w:p w14:paraId="2BA0532F" w14:textId="77777777" w:rsidR="003A155A" w:rsidRPr="003A155A" w:rsidRDefault="003A155A">
            <w:pPr>
              <w:spacing w:after="0" w:line="240" w:lineRule="auto"/>
              <w:jc w:val="center"/>
              <w:rPr>
                <w:ins w:id="527" w:author="Common, Jack" w:date="2018-08-15T12:16:00Z"/>
                <w:rFonts w:ascii="Arial" w:eastAsia="Times New Roman" w:hAnsi="Arial" w:cs="Arial"/>
                <w:color w:val="000000"/>
                <w:lang w:val="en-US"/>
              </w:rPr>
              <w:pPrChange w:id="528" w:author="Common, Jack" w:date="2018-08-15T12:16:00Z">
                <w:pPr>
                  <w:spacing w:after="0" w:line="240" w:lineRule="auto"/>
                  <w:jc w:val="both"/>
                </w:pPr>
              </w:pPrChange>
            </w:pPr>
            <w:ins w:id="529" w:author="Common, Jack" w:date="2018-08-15T12:16:00Z">
              <w:r w:rsidRPr="003A155A">
                <w:rPr>
                  <w:rFonts w:ascii="Arial" w:eastAsia="Times New Roman" w:hAnsi="Arial" w:cs="Arial"/>
                  <w:color w:val="000000"/>
                </w:rPr>
                <w:t>0.6</w:t>
              </w:r>
            </w:ins>
          </w:p>
        </w:tc>
        <w:tc>
          <w:tcPr>
            <w:tcW w:w="1701" w:type="dxa"/>
            <w:tcBorders>
              <w:top w:val="nil"/>
              <w:left w:val="nil"/>
              <w:bottom w:val="single" w:sz="8" w:space="0" w:color="auto"/>
              <w:right w:val="single" w:sz="8" w:space="0" w:color="auto"/>
            </w:tcBorders>
            <w:shd w:val="clear" w:color="auto" w:fill="auto"/>
            <w:noWrap/>
            <w:vAlign w:val="center"/>
            <w:hideMark/>
          </w:tcPr>
          <w:p w14:paraId="40A3F8BB" w14:textId="77777777" w:rsidR="003A155A" w:rsidRPr="003A155A" w:rsidRDefault="003A155A" w:rsidP="003A155A">
            <w:pPr>
              <w:spacing w:after="0" w:line="240" w:lineRule="auto"/>
              <w:jc w:val="center"/>
              <w:rPr>
                <w:ins w:id="530" w:author="Common, Jack" w:date="2018-08-15T12:16:00Z"/>
                <w:rFonts w:ascii="Arial" w:eastAsia="Times New Roman" w:hAnsi="Arial" w:cs="Arial"/>
                <w:color w:val="000000"/>
                <w:lang w:val="en-US"/>
              </w:rPr>
            </w:pPr>
            <w:ins w:id="531" w:author="Common, Jack" w:date="2018-08-15T12:16:00Z">
              <w:r w:rsidRPr="003A155A">
                <w:rPr>
                  <w:rFonts w:ascii="Arial" w:eastAsia="Times New Roman" w:hAnsi="Arial" w:cs="Arial"/>
                  <w:color w:val="000000"/>
                </w:rPr>
                <w:t>0.57---0.63</w:t>
              </w:r>
            </w:ins>
          </w:p>
        </w:tc>
        <w:tc>
          <w:tcPr>
            <w:tcW w:w="1455" w:type="dxa"/>
            <w:tcBorders>
              <w:top w:val="nil"/>
              <w:left w:val="nil"/>
              <w:bottom w:val="single" w:sz="8" w:space="0" w:color="auto"/>
              <w:right w:val="single" w:sz="8" w:space="0" w:color="auto"/>
            </w:tcBorders>
            <w:shd w:val="clear" w:color="auto" w:fill="auto"/>
            <w:noWrap/>
            <w:vAlign w:val="center"/>
            <w:hideMark/>
          </w:tcPr>
          <w:p w14:paraId="6D8A02C9" w14:textId="38628764" w:rsidR="003A155A" w:rsidRPr="003A155A" w:rsidRDefault="003A155A">
            <w:pPr>
              <w:spacing w:after="0" w:line="240" w:lineRule="auto"/>
              <w:jc w:val="center"/>
              <w:rPr>
                <w:ins w:id="532" w:author="Common, Jack" w:date="2018-08-15T12:16:00Z"/>
                <w:rFonts w:ascii="Arial" w:eastAsia="Times New Roman" w:hAnsi="Arial" w:cs="Arial"/>
                <w:color w:val="000000"/>
                <w:lang w:val="en-US"/>
              </w:rPr>
              <w:pPrChange w:id="533" w:author="Common, Jack" w:date="2018-08-15T12:16:00Z">
                <w:pPr>
                  <w:spacing w:after="0" w:line="240" w:lineRule="auto"/>
                  <w:jc w:val="both"/>
                </w:pPr>
              </w:pPrChange>
            </w:pPr>
            <w:ins w:id="534" w:author="Common, Jack" w:date="2018-08-15T12:16:00Z">
              <w:r w:rsidRPr="003A155A">
                <w:rPr>
                  <w:rFonts w:ascii="Arial" w:eastAsia="Times New Roman" w:hAnsi="Arial" w:cs="Arial"/>
                  <w:color w:val="000000"/>
                </w:rPr>
                <w:t>0.39</w:t>
              </w:r>
            </w:ins>
          </w:p>
        </w:tc>
        <w:tc>
          <w:tcPr>
            <w:tcW w:w="1851" w:type="dxa"/>
            <w:tcBorders>
              <w:top w:val="nil"/>
              <w:left w:val="nil"/>
              <w:bottom w:val="single" w:sz="8" w:space="0" w:color="auto"/>
              <w:right w:val="single" w:sz="4" w:space="0" w:color="auto"/>
            </w:tcBorders>
            <w:shd w:val="clear" w:color="auto" w:fill="auto"/>
            <w:noWrap/>
            <w:vAlign w:val="center"/>
            <w:hideMark/>
          </w:tcPr>
          <w:p w14:paraId="6299C597" w14:textId="77777777" w:rsidR="003A155A" w:rsidRPr="003A155A" w:rsidRDefault="003A155A">
            <w:pPr>
              <w:spacing w:after="0" w:line="240" w:lineRule="auto"/>
              <w:jc w:val="center"/>
              <w:rPr>
                <w:ins w:id="535" w:author="Common, Jack" w:date="2018-08-15T12:16:00Z"/>
                <w:rFonts w:ascii="Arial" w:eastAsia="Times New Roman" w:hAnsi="Arial" w:cs="Arial"/>
                <w:color w:val="000000"/>
                <w:lang w:val="en-US"/>
              </w:rPr>
              <w:pPrChange w:id="536" w:author="Common, Jack" w:date="2018-08-15T12:16:00Z">
                <w:pPr>
                  <w:spacing w:after="0" w:line="240" w:lineRule="auto"/>
                </w:pPr>
              </w:pPrChange>
            </w:pPr>
            <w:ins w:id="537" w:author="Common, Jack" w:date="2018-08-15T12:16:00Z">
              <w:r w:rsidRPr="003A155A">
                <w:rPr>
                  <w:rFonts w:ascii="Arial" w:eastAsia="Times New Roman" w:hAnsi="Arial" w:cs="Arial"/>
                  <w:color w:val="000000"/>
                  <w:lang w:val="en-US"/>
                </w:rPr>
                <w:t>0.37---0.43</w:t>
              </w:r>
            </w:ins>
          </w:p>
        </w:tc>
      </w:tr>
      <w:tr w:rsidR="000A0CB7" w:rsidRPr="003A155A" w14:paraId="07E1F72B" w14:textId="77777777" w:rsidTr="000A0CB7">
        <w:trPr>
          <w:trHeight w:val="340"/>
          <w:ins w:id="538" w:author="Common, Jack" w:date="2018-08-15T12:16:00Z"/>
        </w:trPr>
        <w:tc>
          <w:tcPr>
            <w:tcW w:w="1314" w:type="dxa"/>
            <w:tcBorders>
              <w:top w:val="nil"/>
              <w:left w:val="single" w:sz="8" w:space="0" w:color="auto"/>
              <w:bottom w:val="single" w:sz="8" w:space="0" w:color="auto"/>
              <w:right w:val="single" w:sz="8" w:space="0" w:color="auto"/>
            </w:tcBorders>
            <w:shd w:val="clear" w:color="auto" w:fill="auto"/>
            <w:noWrap/>
            <w:vAlign w:val="center"/>
            <w:hideMark/>
          </w:tcPr>
          <w:p w14:paraId="2878B025" w14:textId="77777777" w:rsidR="003A155A" w:rsidRPr="003A155A" w:rsidRDefault="003A155A" w:rsidP="003A155A">
            <w:pPr>
              <w:spacing w:after="0" w:line="240" w:lineRule="auto"/>
              <w:jc w:val="center"/>
              <w:rPr>
                <w:ins w:id="539" w:author="Common, Jack" w:date="2018-08-15T12:16:00Z"/>
                <w:rFonts w:ascii="Arial" w:eastAsia="Times New Roman" w:hAnsi="Arial" w:cs="Arial"/>
                <w:color w:val="000000"/>
                <w:lang w:val="en-US"/>
              </w:rPr>
            </w:pPr>
            <w:ins w:id="540" w:author="Common, Jack" w:date="2018-08-15T12:16:00Z">
              <w:r w:rsidRPr="003A155A">
                <w:rPr>
                  <w:rFonts w:ascii="Arial" w:eastAsia="Times New Roman" w:hAnsi="Arial" w:cs="Arial"/>
                  <w:color w:val="000000"/>
                </w:rPr>
                <w:t>9</w:t>
              </w:r>
            </w:ins>
          </w:p>
        </w:tc>
        <w:tc>
          <w:tcPr>
            <w:tcW w:w="1285" w:type="dxa"/>
            <w:tcBorders>
              <w:top w:val="nil"/>
              <w:left w:val="nil"/>
              <w:bottom w:val="single" w:sz="8" w:space="0" w:color="auto"/>
              <w:right w:val="single" w:sz="8" w:space="0" w:color="auto"/>
            </w:tcBorders>
            <w:shd w:val="clear" w:color="auto" w:fill="auto"/>
            <w:noWrap/>
            <w:vAlign w:val="center"/>
            <w:hideMark/>
          </w:tcPr>
          <w:p w14:paraId="390A567B" w14:textId="77777777" w:rsidR="003A155A" w:rsidRPr="003A155A" w:rsidRDefault="003A155A" w:rsidP="003A155A">
            <w:pPr>
              <w:spacing w:after="0" w:line="240" w:lineRule="auto"/>
              <w:jc w:val="center"/>
              <w:rPr>
                <w:ins w:id="541" w:author="Common, Jack" w:date="2018-08-15T12:16:00Z"/>
                <w:rFonts w:ascii="Arial" w:eastAsia="Times New Roman" w:hAnsi="Arial" w:cs="Arial"/>
                <w:color w:val="000000"/>
                <w:lang w:val="en-US"/>
              </w:rPr>
            </w:pPr>
            <w:ins w:id="542" w:author="Common, Jack" w:date="2018-08-15T12:16:00Z">
              <w:r w:rsidRPr="003A155A">
                <w:rPr>
                  <w:rFonts w:ascii="Arial" w:eastAsia="Times New Roman" w:hAnsi="Arial" w:cs="Arial"/>
                  <w:color w:val="000000"/>
                </w:rPr>
                <w:t>9</w:t>
              </w:r>
            </w:ins>
          </w:p>
        </w:tc>
        <w:tc>
          <w:tcPr>
            <w:tcW w:w="1512" w:type="dxa"/>
            <w:tcBorders>
              <w:top w:val="nil"/>
              <w:left w:val="nil"/>
              <w:bottom w:val="single" w:sz="8" w:space="0" w:color="auto"/>
              <w:right w:val="single" w:sz="8" w:space="0" w:color="auto"/>
            </w:tcBorders>
            <w:shd w:val="clear" w:color="auto" w:fill="auto"/>
            <w:noWrap/>
            <w:vAlign w:val="center"/>
            <w:hideMark/>
          </w:tcPr>
          <w:p w14:paraId="5CA47AC2" w14:textId="77777777" w:rsidR="003A155A" w:rsidRPr="003A155A" w:rsidRDefault="003A155A">
            <w:pPr>
              <w:spacing w:after="0" w:line="240" w:lineRule="auto"/>
              <w:jc w:val="center"/>
              <w:rPr>
                <w:ins w:id="543" w:author="Common, Jack" w:date="2018-08-15T12:16:00Z"/>
                <w:rFonts w:ascii="Arial" w:eastAsia="Times New Roman" w:hAnsi="Arial" w:cs="Arial"/>
                <w:color w:val="000000"/>
                <w:lang w:val="en-US"/>
              </w:rPr>
              <w:pPrChange w:id="544" w:author="Common, Jack" w:date="2018-08-15T12:16:00Z">
                <w:pPr>
                  <w:spacing w:after="0" w:line="240" w:lineRule="auto"/>
                  <w:jc w:val="both"/>
                </w:pPr>
              </w:pPrChange>
            </w:pPr>
            <w:ins w:id="545" w:author="Common, Jack" w:date="2018-08-15T12:16:00Z">
              <w:r w:rsidRPr="003A155A">
                <w:rPr>
                  <w:rFonts w:ascii="Arial" w:eastAsia="Times New Roman" w:hAnsi="Arial" w:cs="Arial"/>
                  <w:color w:val="000000"/>
                </w:rPr>
                <w:t>0.29</w:t>
              </w:r>
            </w:ins>
          </w:p>
        </w:tc>
        <w:tc>
          <w:tcPr>
            <w:tcW w:w="1701" w:type="dxa"/>
            <w:tcBorders>
              <w:top w:val="nil"/>
              <w:left w:val="nil"/>
              <w:bottom w:val="single" w:sz="8" w:space="0" w:color="auto"/>
              <w:right w:val="single" w:sz="8" w:space="0" w:color="auto"/>
            </w:tcBorders>
            <w:shd w:val="clear" w:color="auto" w:fill="auto"/>
            <w:noWrap/>
            <w:vAlign w:val="center"/>
            <w:hideMark/>
          </w:tcPr>
          <w:p w14:paraId="2D0648A8" w14:textId="77777777" w:rsidR="003A155A" w:rsidRPr="003A155A" w:rsidRDefault="003A155A" w:rsidP="003A155A">
            <w:pPr>
              <w:spacing w:after="0" w:line="240" w:lineRule="auto"/>
              <w:jc w:val="center"/>
              <w:rPr>
                <w:ins w:id="546" w:author="Common, Jack" w:date="2018-08-15T12:16:00Z"/>
                <w:rFonts w:ascii="Arial" w:eastAsia="Times New Roman" w:hAnsi="Arial" w:cs="Arial"/>
                <w:color w:val="000000"/>
                <w:lang w:val="en-US"/>
              </w:rPr>
            </w:pPr>
            <w:ins w:id="547" w:author="Common, Jack" w:date="2018-08-15T12:16:00Z">
              <w:r w:rsidRPr="003A155A">
                <w:rPr>
                  <w:rFonts w:ascii="Arial" w:eastAsia="Times New Roman" w:hAnsi="Arial" w:cs="Arial"/>
                  <w:color w:val="000000"/>
                </w:rPr>
                <w:t>0.27---0.32</w:t>
              </w:r>
            </w:ins>
          </w:p>
        </w:tc>
        <w:tc>
          <w:tcPr>
            <w:tcW w:w="1455" w:type="dxa"/>
            <w:tcBorders>
              <w:top w:val="nil"/>
              <w:left w:val="nil"/>
              <w:bottom w:val="single" w:sz="8" w:space="0" w:color="auto"/>
              <w:right w:val="single" w:sz="8" w:space="0" w:color="auto"/>
            </w:tcBorders>
            <w:shd w:val="clear" w:color="auto" w:fill="auto"/>
            <w:noWrap/>
            <w:vAlign w:val="center"/>
            <w:hideMark/>
          </w:tcPr>
          <w:p w14:paraId="651E2940" w14:textId="6A24FAD3" w:rsidR="003A155A" w:rsidRPr="003A155A" w:rsidRDefault="003A155A">
            <w:pPr>
              <w:spacing w:after="0" w:line="240" w:lineRule="auto"/>
              <w:jc w:val="center"/>
              <w:rPr>
                <w:ins w:id="548" w:author="Common, Jack" w:date="2018-08-15T12:16:00Z"/>
                <w:rFonts w:ascii="Arial" w:eastAsia="Times New Roman" w:hAnsi="Arial" w:cs="Arial"/>
                <w:color w:val="000000"/>
                <w:lang w:val="en-US"/>
              </w:rPr>
              <w:pPrChange w:id="549" w:author="Common, Jack" w:date="2018-08-15T12:16:00Z">
                <w:pPr>
                  <w:spacing w:after="0" w:line="240" w:lineRule="auto"/>
                  <w:jc w:val="both"/>
                </w:pPr>
              </w:pPrChange>
            </w:pPr>
            <w:ins w:id="550" w:author="Common, Jack" w:date="2018-08-15T12:16:00Z">
              <w:r>
                <w:rPr>
                  <w:rFonts w:ascii="Arial" w:eastAsia="Times New Roman" w:hAnsi="Arial" w:cs="Arial"/>
                  <w:color w:val="000000"/>
                </w:rPr>
                <w:t>0.71</w:t>
              </w:r>
            </w:ins>
          </w:p>
        </w:tc>
        <w:tc>
          <w:tcPr>
            <w:tcW w:w="1851" w:type="dxa"/>
            <w:tcBorders>
              <w:top w:val="nil"/>
              <w:left w:val="nil"/>
              <w:bottom w:val="single" w:sz="8" w:space="0" w:color="auto"/>
              <w:right w:val="single" w:sz="4" w:space="0" w:color="auto"/>
            </w:tcBorders>
            <w:shd w:val="clear" w:color="auto" w:fill="auto"/>
            <w:noWrap/>
            <w:vAlign w:val="center"/>
            <w:hideMark/>
          </w:tcPr>
          <w:p w14:paraId="51215C62" w14:textId="77777777" w:rsidR="003A155A" w:rsidRPr="003A155A" w:rsidRDefault="003A155A">
            <w:pPr>
              <w:spacing w:after="0" w:line="240" w:lineRule="auto"/>
              <w:jc w:val="center"/>
              <w:rPr>
                <w:ins w:id="551" w:author="Common, Jack" w:date="2018-08-15T12:16:00Z"/>
                <w:rFonts w:ascii="Arial" w:eastAsia="Times New Roman" w:hAnsi="Arial" w:cs="Arial"/>
                <w:color w:val="000000"/>
                <w:lang w:val="en-US"/>
              </w:rPr>
              <w:pPrChange w:id="552" w:author="Common, Jack" w:date="2018-08-15T12:16:00Z">
                <w:pPr>
                  <w:spacing w:after="0" w:line="240" w:lineRule="auto"/>
                </w:pPr>
              </w:pPrChange>
            </w:pPr>
            <w:ins w:id="553" w:author="Common, Jack" w:date="2018-08-15T12:16:00Z">
              <w:r w:rsidRPr="003A155A">
                <w:rPr>
                  <w:rFonts w:ascii="Arial" w:eastAsia="Times New Roman" w:hAnsi="Arial" w:cs="Arial"/>
                  <w:color w:val="000000"/>
                  <w:lang w:val="en-US"/>
                </w:rPr>
                <w:t>0.68---0.73</w:t>
              </w:r>
            </w:ins>
          </w:p>
        </w:tc>
      </w:tr>
    </w:tbl>
    <w:p w14:paraId="1611C58B" w14:textId="77777777" w:rsidR="009754D1" w:rsidRPr="001972BC" w:rsidRDefault="009754D1" w:rsidP="001972BC">
      <w:pPr>
        <w:spacing w:line="360" w:lineRule="auto"/>
        <w:jc w:val="both"/>
        <w:outlineLvl w:val="0"/>
        <w:rPr>
          <w:rFonts w:ascii="Arial" w:hAnsi="Arial" w:cs="Arial"/>
          <w:color w:val="000000"/>
        </w:rPr>
      </w:pPr>
    </w:p>
    <w:p w14:paraId="0726185A" w14:textId="433F3C31" w:rsidR="007C6385" w:rsidRPr="009754D1" w:rsidRDefault="009754D1" w:rsidP="001972BC">
      <w:pPr>
        <w:jc w:val="both"/>
        <w:rPr>
          <w:rFonts w:ascii="Arial" w:hAnsi="Arial" w:cs="Arial"/>
        </w:rPr>
      </w:pPr>
      <w:ins w:id="554" w:author="Common, Jack" w:date="2018-08-15T12:01:00Z">
        <w:r>
          <w:rPr>
            <w:rFonts w:ascii="Arial" w:hAnsi="Arial" w:cs="Arial"/>
            <w:b/>
          </w:rPr>
          <w:t>Table 2</w:t>
        </w:r>
        <w:r w:rsidR="000A0CB7">
          <w:rPr>
            <w:rFonts w:ascii="Arial" w:hAnsi="Arial" w:cs="Arial"/>
          </w:rPr>
          <w:t xml:space="preserve">: Mean </w:t>
        </w:r>
      </w:ins>
      <w:ins w:id="555" w:author="Common, Jack" w:date="2018-08-15T12:21:00Z">
        <w:r w:rsidR="000A0CB7">
          <w:rPr>
            <w:rFonts w:ascii="Arial" w:hAnsi="Arial" w:cs="Arial"/>
          </w:rPr>
          <w:t>proportion</w:t>
        </w:r>
      </w:ins>
      <w:ins w:id="556" w:author="Common, Jack" w:date="2018-08-15T12:22:00Z">
        <w:r w:rsidR="000A0CB7">
          <w:rPr>
            <w:rFonts w:ascii="Arial" w:hAnsi="Arial" w:cs="Arial"/>
          </w:rPr>
          <w:t xml:space="preserve"> and 95% confidence interval (CI)</w:t>
        </w:r>
      </w:ins>
      <w:ins w:id="557" w:author="Common, Jack" w:date="2018-08-15T12:01:00Z">
        <w:r w:rsidR="000A0CB7">
          <w:rPr>
            <w:rFonts w:ascii="Arial" w:hAnsi="Arial" w:cs="Arial"/>
          </w:rPr>
          <w:t xml:space="preserve"> </w:t>
        </w:r>
      </w:ins>
      <w:ins w:id="558" w:author="Common, Jack" w:date="2018-08-15T12:21:00Z">
        <w:r w:rsidR="000A0CB7">
          <w:rPr>
            <w:rFonts w:ascii="Arial" w:hAnsi="Arial" w:cs="Arial"/>
          </w:rPr>
          <w:t>of hosts infected and phage resisted in pairwise challenges in the time-shift assay</w:t>
        </w:r>
      </w:ins>
      <w:ins w:id="559" w:author="Common, Jack" w:date="2018-08-15T12:22:00Z">
        <w:r w:rsidR="000A0CB7">
          <w:rPr>
            <w:rFonts w:ascii="Arial" w:hAnsi="Arial" w:cs="Arial"/>
          </w:rPr>
          <w:t xml:space="preserve">, broken down by the day from which the host or phage originated. </w:t>
        </w:r>
      </w:ins>
      <w:ins w:id="560" w:author="Common, Jack" w:date="2018-08-15T12:23:00Z">
        <w:r w:rsidR="000A0CB7">
          <w:rPr>
            <w:rFonts w:ascii="Arial" w:hAnsi="Arial" w:cs="Arial"/>
          </w:rPr>
          <w:t>Values are rounded to two decimal places</w:t>
        </w:r>
      </w:ins>
      <w:ins w:id="561" w:author="Common, Jack" w:date="2018-08-15T12:24:00Z">
        <w:r w:rsidR="00F11E2D">
          <w:rPr>
            <w:rFonts w:ascii="Arial" w:hAnsi="Arial" w:cs="Arial"/>
          </w:rPr>
          <w:t>.</w:t>
        </w:r>
      </w:ins>
    </w:p>
    <w:p w14:paraId="32478488" w14:textId="77777777" w:rsidR="00A66C47" w:rsidRDefault="00A66C47">
      <w:pPr>
        <w:rPr>
          <w:rFonts w:ascii="Arial" w:hAnsi="Arial" w:cs="Arial"/>
          <w:b/>
        </w:rPr>
      </w:pPr>
      <w:r>
        <w:rPr>
          <w:rFonts w:ascii="Arial" w:hAnsi="Arial" w:cs="Arial"/>
          <w:b/>
        </w:rPr>
        <w:br w:type="page"/>
      </w:r>
    </w:p>
    <w:p w14:paraId="27C8663E" w14:textId="235FEE59" w:rsidR="004B52E4" w:rsidRPr="001972BC" w:rsidRDefault="009768F3" w:rsidP="001972BC">
      <w:pPr>
        <w:spacing w:line="360" w:lineRule="auto"/>
        <w:jc w:val="both"/>
        <w:outlineLvl w:val="0"/>
        <w:rPr>
          <w:rFonts w:ascii="Arial" w:hAnsi="Arial" w:cs="Arial"/>
        </w:rPr>
      </w:pPr>
      <w:r w:rsidRPr="001972BC">
        <w:rPr>
          <w:rFonts w:ascii="Arial" w:hAnsi="Arial" w:cs="Arial"/>
          <w:b/>
        </w:rPr>
        <w:lastRenderedPageBreak/>
        <w:t xml:space="preserve">REFERENCES </w:t>
      </w:r>
      <w:r w:rsidRPr="001972BC">
        <w:rPr>
          <w:rFonts w:ascii="Arial" w:hAnsi="Arial" w:cs="Arial"/>
          <w:highlight w:val="yellow"/>
        </w:rPr>
        <w:t>(Change to Vancouver style for final copy)</w:t>
      </w:r>
    </w:p>
    <w:p w14:paraId="7CFD9247" w14:textId="77777777" w:rsidR="00297D59" w:rsidRPr="001972BC" w:rsidRDefault="004B52E4" w:rsidP="001972BC">
      <w:pPr>
        <w:pStyle w:val="EndNoteBibliography"/>
        <w:spacing w:after="0"/>
        <w:ind w:left="720" w:hanging="720"/>
        <w:jc w:val="both"/>
        <w:rPr>
          <w:rFonts w:ascii="Arial" w:hAnsi="Arial" w:cs="Arial"/>
        </w:rPr>
      </w:pPr>
      <w:r w:rsidRPr="001972BC">
        <w:rPr>
          <w:rFonts w:ascii="Arial" w:hAnsi="Arial" w:cs="Arial"/>
        </w:rPr>
        <w:fldChar w:fldCharType="begin"/>
      </w:r>
      <w:r w:rsidRPr="001972BC">
        <w:rPr>
          <w:rFonts w:ascii="Arial" w:hAnsi="Arial" w:cs="Arial"/>
        </w:rPr>
        <w:instrText xml:space="preserve"> ADDIN EN.REFLIST </w:instrText>
      </w:r>
      <w:r w:rsidRPr="001972BC">
        <w:rPr>
          <w:rFonts w:ascii="Arial" w:hAnsi="Arial" w:cs="Arial"/>
        </w:rPr>
        <w:fldChar w:fldCharType="separate"/>
      </w:r>
      <w:bookmarkStart w:id="562" w:name="_ENREF_1"/>
      <w:r w:rsidR="00297D59" w:rsidRPr="001972BC">
        <w:rPr>
          <w:rFonts w:ascii="Arial" w:hAnsi="Arial" w:cs="Arial"/>
        </w:rPr>
        <w:t xml:space="preserve">Achigar R, Magadán AH, Tremblay DM, Pianzzola MJ, Moineau S (2017) Phage-host interactions in Streptococcus thermophilus: Genome analysis of phages isolated in Uruguay and ectopic spacer acquisition in CRISPR array. </w:t>
      </w:r>
      <w:r w:rsidR="00297D59" w:rsidRPr="001972BC">
        <w:rPr>
          <w:rFonts w:ascii="Arial" w:hAnsi="Arial" w:cs="Arial"/>
          <w:i/>
        </w:rPr>
        <w:t>Scientific reports</w:t>
      </w:r>
      <w:r w:rsidR="00297D59" w:rsidRPr="001972BC">
        <w:rPr>
          <w:rFonts w:ascii="Arial" w:hAnsi="Arial" w:cs="Arial"/>
        </w:rPr>
        <w:t xml:space="preserve"> </w:t>
      </w:r>
      <w:r w:rsidR="00297D59" w:rsidRPr="001972BC">
        <w:rPr>
          <w:rFonts w:ascii="Arial" w:hAnsi="Arial" w:cs="Arial"/>
          <w:b/>
        </w:rPr>
        <w:t>7</w:t>
      </w:r>
      <w:r w:rsidR="00297D59" w:rsidRPr="001972BC">
        <w:rPr>
          <w:rFonts w:ascii="Arial" w:hAnsi="Arial" w:cs="Arial"/>
        </w:rPr>
        <w:t>, 43438.</w:t>
      </w:r>
      <w:bookmarkEnd w:id="562"/>
    </w:p>
    <w:p w14:paraId="50BE35B5" w14:textId="77777777" w:rsidR="00297D59" w:rsidRPr="001972BC" w:rsidRDefault="00297D59" w:rsidP="001972BC">
      <w:pPr>
        <w:pStyle w:val="EndNoteBibliography"/>
        <w:spacing w:after="0"/>
        <w:ind w:left="720" w:hanging="720"/>
        <w:jc w:val="both"/>
        <w:rPr>
          <w:rFonts w:ascii="Arial" w:hAnsi="Arial" w:cs="Arial"/>
        </w:rPr>
      </w:pPr>
      <w:bookmarkStart w:id="563" w:name="_ENREF_2"/>
      <w:r w:rsidRPr="001972BC">
        <w:rPr>
          <w:rFonts w:ascii="Arial" w:hAnsi="Arial" w:cs="Arial"/>
        </w:rPr>
        <w:t xml:space="preserve">Agrawal A, Lively CM (2002) Infection genetics: gene-for-gene versus matching-alleles models and all points in between. </w:t>
      </w:r>
      <w:r w:rsidRPr="001972BC">
        <w:rPr>
          <w:rFonts w:ascii="Arial" w:hAnsi="Arial" w:cs="Arial"/>
          <w:i/>
        </w:rPr>
        <w:t>Evolutionary Ecology Research</w:t>
      </w:r>
      <w:r w:rsidRPr="001972BC">
        <w:rPr>
          <w:rFonts w:ascii="Arial" w:hAnsi="Arial" w:cs="Arial"/>
        </w:rPr>
        <w:t xml:space="preserve"> </w:t>
      </w:r>
      <w:r w:rsidRPr="001972BC">
        <w:rPr>
          <w:rFonts w:ascii="Arial" w:hAnsi="Arial" w:cs="Arial"/>
          <w:b/>
        </w:rPr>
        <w:t>4</w:t>
      </w:r>
      <w:r w:rsidRPr="001972BC">
        <w:rPr>
          <w:rFonts w:ascii="Arial" w:hAnsi="Arial" w:cs="Arial"/>
        </w:rPr>
        <w:t>, 91-107.</w:t>
      </w:r>
      <w:bookmarkEnd w:id="563"/>
    </w:p>
    <w:p w14:paraId="010F3CF0" w14:textId="77777777" w:rsidR="00297D59" w:rsidRPr="001972BC" w:rsidRDefault="00297D59" w:rsidP="001972BC">
      <w:pPr>
        <w:pStyle w:val="EndNoteBibliography"/>
        <w:spacing w:after="0"/>
        <w:ind w:left="720" w:hanging="720"/>
        <w:jc w:val="both"/>
        <w:rPr>
          <w:rFonts w:ascii="Arial" w:hAnsi="Arial" w:cs="Arial"/>
        </w:rPr>
      </w:pPr>
      <w:bookmarkStart w:id="564" w:name="_ENREF_3"/>
      <w:r w:rsidRPr="001972BC">
        <w:rPr>
          <w:rFonts w:ascii="Arial" w:hAnsi="Arial" w:cs="Arial"/>
        </w:rPr>
        <w:t xml:space="preserve">Akaike H (1973) Information theory and an extension of the maximum likelihood principle,[w:] proceedings of the 2nd international symposium on information, bn petrow, f. </w:t>
      </w:r>
      <w:r w:rsidRPr="001972BC">
        <w:rPr>
          <w:rFonts w:ascii="Arial" w:hAnsi="Arial" w:cs="Arial"/>
          <w:i/>
        </w:rPr>
        <w:t>Czaki, Akademiai Kiado, Budapest</w:t>
      </w:r>
      <w:r w:rsidRPr="001972BC">
        <w:rPr>
          <w:rFonts w:ascii="Arial" w:hAnsi="Arial" w:cs="Arial"/>
        </w:rPr>
        <w:t>.</w:t>
      </w:r>
      <w:bookmarkEnd w:id="564"/>
    </w:p>
    <w:p w14:paraId="0BD3DAA2" w14:textId="77777777" w:rsidR="00297D59" w:rsidRPr="001972BC" w:rsidRDefault="00297D59" w:rsidP="001972BC">
      <w:pPr>
        <w:pStyle w:val="EndNoteBibliography"/>
        <w:spacing w:after="0"/>
        <w:ind w:left="720" w:hanging="720"/>
        <w:jc w:val="both"/>
        <w:rPr>
          <w:rFonts w:ascii="Arial" w:hAnsi="Arial" w:cs="Arial"/>
        </w:rPr>
      </w:pPr>
      <w:bookmarkStart w:id="565" w:name="_ENREF_4"/>
      <w:r w:rsidRPr="001972BC">
        <w:rPr>
          <w:rFonts w:ascii="Arial" w:hAnsi="Arial" w:cs="Arial"/>
        </w:rPr>
        <w:t xml:space="preserve">Bates D, Mächler M, Bolker B, Walker S (2014) Fitting linear mixed-effects models using lme4. </w:t>
      </w:r>
      <w:r w:rsidRPr="001972BC">
        <w:rPr>
          <w:rFonts w:ascii="Arial" w:hAnsi="Arial" w:cs="Arial"/>
          <w:i/>
        </w:rPr>
        <w:t>arXiv preprint arXiv:1406.5823</w:t>
      </w:r>
      <w:r w:rsidRPr="001972BC">
        <w:rPr>
          <w:rFonts w:ascii="Arial" w:hAnsi="Arial" w:cs="Arial"/>
        </w:rPr>
        <w:t>.</w:t>
      </w:r>
      <w:bookmarkEnd w:id="565"/>
    </w:p>
    <w:p w14:paraId="6BA9FAAE" w14:textId="77777777" w:rsidR="00297D59" w:rsidRPr="001972BC" w:rsidRDefault="00297D59" w:rsidP="001972BC">
      <w:pPr>
        <w:pStyle w:val="EndNoteBibliography"/>
        <w:spacing w:after="0"/>
        <w:ind w:left="720" w:hanging="720"/>
        <w:jc w:val="both"/>
        <w:rPr>
          <w:rFonts w:ascii="Arial" w:hAnsi="Arial" w:cs="Arial"/>
        </w:rPr>
      </w:pPr>
      <w:bookmarkStart w:id="566" w:name="_ENREF_5"/>
      <w:r w:rsidRPr="001972BC">
        <w:rPr>
          <w:rFonts w:ascii="Arial" w:hAnsi="Arial" w:cs="Arial"/>
        </w:rPr>
        <w:t xml:space="preserve">Bhaya D, Davison M, Barrangou R (2011) CRISPR-Cas Systems in Bacteria and Archaea: Versatile Small RNAs for Adaptive Defense and Regulation. </w:t>
      </w:r>
      <w:r w:rsidRPr="001972BC">
        <w:rPr>
          <w:rFonts w:ascii="Arial" w:hAnsi="Arial" w:cs="Arial"/>
          <w:i/>
        </w:rPr>
        <w:t>Annual Review of Genetics</w:t>
      </w:r>
      <w:r w:rsidRPr="001972BC">
        <w:rPr>
          <w:rFonts w:ascii="Arial" w:hAnsi="Arial" w:cs="Arial"/>
        </w:rPr>
        <w:t xml:space="preserve"> </w:t>
      </w:r>
      <w:r w:rsidRPr="001972BC">
        <w:rPr>
          <w:rFonts w:ascii="Arial" w:hAnsi="Arial" w:cs="Arial"/>
          <w:b/>
        </w:rPr>
        <w:t>45</w:t>
      </w:r>
      <w:r w:rsidRPr="001972BC">
        <w:rPr>
          <w:rFonts w:ascii="Arial" w:hAnsi="Arial" w:cs="Arial"/>
        </w:rPr>
        <w:t>, 273-297.</w:t>
      </w:r>
      <w:bookmarkEnd w:id="566"/>
    </w:p>
    <w:p w14:paraId="4FCC4514" w14:textId="77777777" w:rsidR="00297D59" w:rsidRPr="001972BC" w:rsidRDefault="00297D59" w:rsidP="001972BC">
      <w:pPr>
        <w:pStyle w:val="EndNoteBibliography"/>
        <w:spacing w:after="0"/>
        <w:ind w:left="720" w:hanging="720"/>
        <w:jc w:val="both"/>
        <w:rPr>
          <w:rFonts w:ascii="Arial" w:hAnsi="Arial" w:cs="Arial"/>
        </w:rPr>
      </w:pPr>
      <w:bookmarkStart w:id="567" w:name="_ENREF_6"/>
      <w:r w:rsidRPr="001972BC">
        <w:rPr>
          <w:rFonts w:ascii="Arial" w:hAnsi="Arial" w:cs="Arial"/>
        </w:rPr>
        <w:t xml:space="preserve">Burnham KP, Anderson DR (2003) </w:t>
      </w:r>
      <w:r w:rsidRPr="001972BC">
        <w:rPr>
          <w:rFonts w:ascii="Arial" w:hAnsi="Arial" w:cs="Arial"/>
          <w:i/>
        </w:rPr>
        <w:t>Model selection and multimodel inference: a practical information-theoretic approach</w:t>
      </w:r>
      <w:r w:rsidRPr="001972BC">
        <w:rPr>
          <w:rFonts w:ascii="Arial" w:hAnsi="Arial" w:cs="Arial"/>
        </w:rPr>
        <w:t xml:space="preserve"> Springer Science &amp; Business Media.</w:t>
      </w:r>
      <w:bookmarkEnd w:id="567"/>
    </w:p>
    <w:p w14:paraId="3E445DFC" w14:textId="77777777" w:rsidR="00297D59" w:rsidRPr="001972BC" w:rsidRDefault="00297D59" w:rsidP="001972BC">
      <w:pPr>
        <w:pStyle w:val="EndNoteBibliography"/>
        <w:spacing w:after="0"/>
        <w:ind w:left="720" w:hanging="720"/>
        <w:jc w:val="both"/>
        <w:rPr>
          <w:rFonts w:ascii="Arial" w:hAnsi="Arial" w:cs="Arial"/>
        </w:rPr>
      </w:pPr>
      <w:bookmarkStart w:id="568" w:name="_ENREF_7"/>
      <w:r w:rsidRPr="001972BC">
        <w:rPr>
          <w:rFonts w:ascii="Arial" w:hAnsi="Arial" w:cs="Arial"/>
        </w:rPr>
        <w:t xml:space="preserve">Burnham KP, Anderson DR (2004) Multimodel inference: understanding AIC and BIC in model selection. </w:t>
      </w:r>
      <w:r w:rsidRPr="001972BC">
        <w:rPr>
          <w:rFonts w:ascii="Arial" w:hAnsi="Arial" w:cs="Arial"/>
          <w:i/>
        </w:rPr>
        <w:t>Sociological methods &amp; research</w:t>
      </w:r>
      <w:r w:rsidRPr="001972BC">
        <w:rPr>
          <w:rFonts w:ascii="Arial" w:hAnsi="Arial" w:cs="Arial"/>
        </w:rPr>
        <w:t xml:space="preserve"> </w:t>
      </w:r>
      <w:r w:rsidRPr="001972BC">
        <w:rPr>
          <w:rFonts w:ascii="Arial" w:hAnsi="Arial" w:cs="Arial"/>
          <w:b/>
        </w:rPr>
        <w:t>33</w:t>
      </w:r>
      <w:r w:rsidRPr="001972BC">
        <w:rPr>
          <w:rFonts w:ascii="Arial" w:hAnsi="Arial" w:cs="Arial"/>
        </w:rPr>
        <w:t>, 261-304.</w:t>
      </w:r>
      <w:bookmarkEnd w:id="568"/>
    </w:p>
    <w:p w14:paraId="4F00304F" w14:textId="77777777" w:rsidR="00297D59" w:rsidRPr="001972BC" w:rsidRDefault="00297D59" w:rsidP="001972BC">
      <w:pPr>
        <w:pStyle w:val="EndNoteBibliography"/>
        <w:spacing w:after="0"/>
        <w:ind w:left="720" w:hanging="720"/>
        <w:jc w:val="both"/>
        <w:rPr>
          <w:rFonts w:ascii="Arial" w:hAnsi="Arial" w:cs="Arial"/>
        </w:rPr>
      </w:pPr>
      <w:bookmarkStart w:id="569" w:name="_ENREF_8"/>
      <w:r w:rsidRPr="001972BC">
        <w:rPr>
          <w:rFonts w:ascii="Arial" w:hAnsi="Arial" w:cs="Arial"/>
        </w:rPr>
        <w:t xml:space="preserve">Childs LM, England WE, Young MJ, Weitz JS, Whitaker RJ (2014) CRISPR-induced distributed immunity in microbial populations. </w:t>
      </w:r>
      <w:r w:rsidRPr="001972BC">
        <w:rPr>
          <w:rFonts w:ascii="Arial" w:hAnsi="Arial" w:cs="Arial"/>
          <w:i/>
        </w:rPr>
        <w:t>PLoS One</w:t>
      </w:r>
      <w:r w:rsidRPr="001972BC">
        <w:rPr>
          <w:rFonts w:ascii="Arial" w:hAnsi="Arial" w:cs="Arial"/>
        </w:rPr>
        <w:t xml:space="preserve"> </w:t>
      </w:r>
      <w:r w:rsidRPr="001972BC">
        <w:rPr>
          <w:rFonts w:ascii="Arial" w:hAnsi="Arial" w:cs="Arial"/>
          <w:b/>
        </w:rPr>
        <w:t>9</w:t>
      </w:r>
      <w:r w:rsidRPr="001972BC">
        <w:rPr>
          <w:rFonts w:ascii="Arial" w:hAnsi="Arial" w:cs="Arial"/>
        </w:rPr>
        <w:t>, e101710.</w:t>
      </w:r>
      <w:bookmarkEnd w:id="569"/>
    </w:p>
    <w:p w14:paraId="1AD73CE4" w14:textId="77777777" w:rsidR="00297D59" w:rsidRPr="001972BC" w:rsidRDefault="00297D59" w:rsidP="001972BC">
      <w:pPr>
        <w:pStyle w:val="EndNoteBibliography"/>
        <w:spacing w:after="0"/>
        <w:ind w:left="720" w:hanging="720"/>
        <w:jc w:val="both"/>
        <w:rPr>
          <w:rFonts w:ascii="Arial" w:hAnsi="Arial" w:cs="Arial"/>
        </w:rPr>
      </w:pPr>
      <w:bookmarkStart w:id="570" w:name="_ENREF_9"/>
      <w:r w:rsidRPr="001972BC">
        <w:rPr>
          <w:rFonts w:ascii="Arial" w:hAnsi="Arial" w:cs="Arial"/>
        </w:rPr>
        <w:t>Deveau H, Barrangou R, Garneau JE</w:t>
      </w:r>
      <w:r w:rsidRPr="001972BC">
        <w:rPr>
          <w:rFonts w:ascii="Arial" w:hAnsi="Arial" w:cs="Arial"/>
          <w:i/>
        </w:rPr>
        <w:t>, et al.</w:t>
      </w:r>
      <w:r w:rsidRPr="001972BC">
        <w:rPr>
          <w:rFonts w:ascii="Arial" w:hAnsi="Arial" w:cs="Arial"/>
        </w:rPr>
        <w:t xml:space="preserve"> (2008) Phage response to CRISPR-encoded resistance in Streptococcus thermophilus. </w:t>
      </w:r>
      <w:r w:rsidRPr="001972BC">
        <w:rPr>
          <w:rFonts w:ascii="Arial" w:hAnsi="Arial" w:cs="Arial"/>
          <w:i/>
        </w:rPr>
        <w:t>Journal of bacteriology</w:t>
      </w:r>
      <w:r w:rsidRPr="001972BC">
        <w:rPr>
          <w:rFonts w:ascii="Arial" w:hAnsi="Arial" w:cs="Arial"/>
        </w:rPr>
        <w:t xml:space="preserve"> </w:t>
      </w:r>
      <w:r w:rsidRPr="001972BC">
        <w:rPr>
          <w:rFonts w:ascii="Arial" w:hAnsi="Arial" w:cs="Arial"/>
          <w:b/>
        </w:rPr>
        <w:t>190</w:t>
      </w:r>
      <w:r w:rsidRPr="001972BC">
        <w:rPr>
          <w:rFonts w:ascii="Arial" w:hAnsi="Arial" w:cs="Arial"/>
        </w:rPr>
        <w:t>, 1390-1400.</w:t>
      </w:r>
      <w:bookmarkEnd w:id="570"/>
    </w:p>
    <w:p w14:paraId="58D38AFD" w14:textId="77777777" w:rsidR="00297D59" w:rsidRPr="001972BC" w:rsidRDefault="00297D59" w:rsidP="001972BC">
      <w:pPr>
        <w:pStyle w:val="EndNoteBibliography"/>
        <w:spacing w:after="0"/>
        <w:ind w:left="720" w:hanging="720"/>
        <w:jc w:val="both"/>
        <w:rPr>
          <w:rFonts w:ascii="Arial" w:hAnsi="Arial" w:cs="Arial"/>
        </w:rPr>
      </w:pPr>
      <w:bookmarkStart w:id="571" w:name="_ENREF_10"/>
      <w:r w:rsidRPr="001972BC">
        <w:rPr>
          <w:rFonts w:ascii="Arial" w:hAnsi="Arial" w:cs="Arial"/>
        </w:rPr>
        <w:t xml:space="preserve">Gómez P, Buckling A (2011) Bacteria-phage antagonistic coevolution in soil. </w:t>
      </w:r>
      <w:r w:rsidRPr="001972BC">
        <w:rPr>
          <w:rFonts w:ascii="Arial" w:hAnsi="Arial" w:cs="Arial"/>
          <w:i/>
        </w:rPr>
        <w:t>Science</w:t>
      </w:r>
      <w:r w:rsidRPr="001972BC">
        <w:rPr>
          <w:rFonts w:ascii="Arial" w:hAnsi="Arial" w:cs="Arial"/>
        </w:rPr>
        <w:t xml:space="preserve"> </w:t>
      </w:r>
      <w:r w:rsidRPr="001972BC">
        <w:rPr>
          <w:rFonts w:ascii="Arial" w:hAnsi="Arial" w:cs="Arial"/>
          <w:b/>
        </w:rPr>
        <w:t>332</w:t>
      </w:r>
      <w:r w:rsidRPr="001972BC">
        <w:rPr>
          <w:rFonts w:ascii="Arial" w:hAnsi="Arial" w:cs="Arial"/>
        </w:rPr>
        <w:t>, 106-109.</w:t>
      </w:r>
      <w:bookmarkEnd w:id="571"/>
    </w:p>
    <w:p w14:paraId="6A14FF6C" w14:textId="77777777" w:rsidR="00297D59" w:rsidRPr="001972BC" w:rsidRDefault="00297D59" w:rsidP="001972BC">
      <w:pPr>
        <w:pStyle w:val="EndNoteBibliography"/>
        <w:spacing w:after="0"/>
        <w:ind w:left="720" w:hanging="720"/>
        <w:jc w:val="both"/>
        <w:rPr>
          <w:rFonts w:ascii="Arial" w:hAnsi="Arial" w:cs="Arial"/>
        </w:rPr>
      </w:pPr>
      <w:bookmarkStart w:id="572" w:name="_ENREF_11"/>
      <w:r w:rsidRPr="001972BC">
        <w:rPr>
          <w:rFonts w:ascii="Arial" w:hAnsi="Arial" w:cs="Arial"/>
        </w:rPr>
        <w:t xml:space="preserve">Hall AR, Scanlan PD, Morgan AD, Buckling A (2011) Host–parasite coevolutionary arms races give way to fluctuating selection. </w:t>
      </w:r>
      <w:r w:rsidRPr="001972BC">
        <w:rPr>
          <w:rFonts w:ascii="Arial" w:hAnsi="Arial" w:cs="Arial"/>
          <w:i/>
        </w:rPr>
        <w:t>Ecology Letters</w:t>
      </w:r>
      <w:r w:rsidRPr="001972BC">
        <w:rPr>
          <w:rFonts w:ascii="Arial" w:hAnsi="Arial" w:cs="Arial"/>
        </w:rPr>
        <w:t xml:space="preserve"> </w:t>
      </w:r>
      <w:r w:rsidRPr="001972BC">
        <w:rPr>
          <w:rFonts w:ascii="Arial" w:hAnsi="Arial" w:cs="Arial"/>
          <w:b/>
        </w:rPr>
        <w:t>14</w:t>
      </w:r>
      <w:r w:rsidRPr="001972BC">
        <w:rPr>
          <w:rFonts w:ascii="Arial" w:hAnsi="Arial" w:cs="Arial"/>
        </w:rPr>
        <w:t>, 635-642.</w:t>
      </w:r>
      <w:bookmarkEnd w:id="572"/>
    </w:p>
    <w:p w14:paraId="2FE1D06C" w14:textId="77777777" w:rsidR="00297D59" w:rsidRPr="001972BC" w:rsidRDefault="00297D59" w:rsidP="001972BC">
      <w:pPr>
        <w:pStyle w:val="EndNoteBibliography"/>
        <w:spacing w:after="0"/>
        <w:ind w:left="720" w:hanging="720"/>
        <w:jc w:val="both"/>
        <w:rPr>
          <w:rFonts w:ascii="Arial" w:hAnsi="Arial" w:cs="Arial"/>
        </w:rPr>
      </w:pPr>
      <w:bookmarkStart w:id="573" w:name="_ENREF_12"/>
      <w:r w:rsidRPr="001972BC">
        <w:rPr>
          <w:rFonts w:ascii="Arial" w:hAnsi="Arial" w:cs="Arial"/>
        </w:rPr>
        <w:t>Horvath P, Romero DA, Coûté-Monvoisin A-C</w:t>
      </w:r>
      <w:r w:rsidRPr="001972BC">
        <w:rPr>
          <w:rFonts w:ascii="Arial" w:hAnsi="Arial" w:cs="Arial"/>
          <w:i/>
        </w:rPr>
        <w:t>, et al.</w:t>
      </w:r>
      <w:r w:rsidRPr="001972BC">
        <w:rPr>
          <w:rFonts w:ascii="Arial" w:hAnsi="Arial" w:cs="Arial"/>
        </w:rPr>
        <w:t xml:space="preserve"> (2008) Diversity, activity, and evolution of CRISPR loci in Streptococcus thermophilus. </w:t>
      </w:r>
      <w:r w:rsidRPr="001972BC">
        <w:rPr>
          <w:rFonts w:ascii="Arial" w:hAnsi="Arial" w:cs="Arial"/>
          <w:i/>
        </w:rPr>
        <w:t>Journal of bacteriology</w:t>
      </w:r>
      <w:r w:rsidRPr="001972BC">
        <w:rPr>
          <w:rFonts w:ascii="Arial" w:hAnsi="Arial" w:cs="Arial"/>
        </w:rPr>
        <w:t xml:space="preserve"> </w:t>
      </w:r>
      <w:r w:rsidRPr="001972BC">
        <w:rPr>
          <w:rFonts w:ascii="Arial" w:hAnsi="Arial" w:cs="Arial"/>
          <w:b/>
        </w:rPr>
        <w:t>190</w:t>
      </w:r>
      <w:r w:rsidRPr="001972BC">
        <w:rPr>
          <w:rFonts w:ascii="Arial" w:hAnsi="Arial" w:cs="Arial"/>
        </w:rPr>
        <w:t>, 1401-1412.</w:t>
      </w:r>
      <w:bookmarkEnd w:id="573"/>
    </w:p>
    <w:p w14:paraId="256566C8" w14:textId="77777777" w:rsidR="00297D59" w:rsidRPr="001972BC" w:rsidRDefault="00297D59" w:rsidP="001972BC">
      <w:pPr>
        <w:pStyle w:val="EndNoteBibliography"/>
        <w:spacing w:after="0"/>
        <w:ind w:left="720" w:hanging="720"/>
        <w:jc w:val="both"/>
        <w:rPr>
          <w:rFonts w:ascii="Arial" w:hAnsi="Arial" w:cs="Arial"/>
        </w:rPr>
      </w:pPr>
      <w:bookmarkStart w:id="574" w:name="_ENREF_13"/>
      <w:r w:rsidRPr="001972BC">
        <w:rPr>
          <w:rFonts w:ascii="Arial" w:hAnsi="Arial" w:cs="Arial"/>
        </w:rPr>
        <w:t xml:space="preserve">Iranzo J, Lobkovsky AE, Wolf YI, Koonin EV (2013) Evolutionary dynamics of archaeal and bacterial adaptive immunity systems, CRISPR-Cas, in an explicit ecological context. </w:t>
      </w:r>
      <w:r w:rsidRPr="001972BC">
        <w:rPr>
          <w:rFonts w:ascii="Arial" w:hAnsi="Arial" w:cs="Arial"/>
          <w:i/>
        </w:rPr>
        <w:t>Journal of bacteriology</w:t>
      </w:r>
      <w:r w:rsidRPr="001972BC">
        <w:rPr>
          <w:rFonts w:ascii="Arial" w:hAnsi="Arial" w:cs="Arial"/>
        </w:rPr>
        <w:t>, JB. 00412-00413.</w:t>
      </w:r>
      <w:bookmarkEnd w:id="574"/>
    </w:p>
    <w:p w14:paraId="7E0AFD88" w14:textId="77777777" w:rsidR="00297D59" w:rsidRPr="001972BC" w:rsidRDefault="00297D59" w:rsidP="001972BC">
      <w:pPr>
        <w:pStyle w:val="EndNoteBibliography"/>
        <w:spacing w:after="0"/>
        <w:ind w:left="720" w:hanging="720"/>
        <w:jc w:val="both"/>
        <w:rPr>
          <w:rFonts w:ascii="Arial" w:hAnsi="Arial" w:cs="Arial"/>
        </w:rPr>
      </w:pPr>
      <w:bookmarkStart w:id="575" w:name="_ENREF_14"/>
      <w:r w:rsidRPr="001972BC">
        <w:rPr>
          <w:rFonts w:ascii="Arial" w:hAnsi="Arial" w:cs="Arial"/>
        </w:rPr>
        <w:t>Kearse M, Moir R, Wilson A</w:t>
      </w:r>
      <w:r w:rsidRPr="001972BC">
        <w:rPr>
          <w:rFonts w:ascii="Arial" w:hAnsi="Arial" w:cs="Arial"/>
          <w:i/>
        </w:rPr>
        <w:t>, et al.</w:t>
      </w:r>
      <w:r w:rsidRPr="001972BC">
        <w:rPr>
          <w:rFonts w:ascii="Arial" w:hAnsi="Arial" w:cs="Arial"/>
        </w:rPr>
        <w:t xml:space="preserve"> (2012) Geneious Basic: an integrated and extendable desktop software platform for the organization and analysis of sequence data. </w:t>
      </w:r>
      <w:r w:rsidRPr="001972BC">
        <w:rPr>
          <w:rFonts w:ascii="Arial" w:hAnsi="Arial" w:cs="Arial"/>
          <w:i/>
        </w:rPr>
        <w:t>Bioinformatics</w:t>
      </w:r>
      <w:r w:rsidRPr="001972BC">
        <w:rPr>
          <w:rFonts w:ascii="Arial" w:hAnsi="Arial" w:cs="Arial"/>
        </w:rPr>
        <w:t xml:space="preserve"> </w:t>
      </w:r>
      <w:r w:rsidRPr="001972BC">
        <w:rPr>
          <w:rFonts w:ascii="Arial" w:hAnsi="Arial" w:cs="Arial"/>
          <w:b/>
        </w:rPr>
        <w:t>28</w:t>
      </w:r>
      <w:r w:rsidRPr="001972BC">
        <w:rPr>
          <w:rFonts w:ascii="Arial" w:hAnsi="Arial" w:cs="Arial"/>
        </w:rPr>
        <w:t>, 1647-1649.</w:t>
      </w:r>
      <w:bookmarkEnd w:id="575"/>
    </w:p>
    <w:p w14:paraId="6036B1F0" w14:textId="77777777" w:rsidR="00297D59" w:rsidRPr="001972BC" w:rsidRDefault="00297D59" w:rsidP="001972BC">
      <w:pPr>
        <w:pStyle w:val="EndNoteBibliography"/>
        <w:spacing w:after="0"/>
        <w:ind w:left="720" w:hanging="720"/>
        <w:jc w:val="both"/>
        <w:rPr>
          <w:rFonts w:ascii="Arial" w:hAnsi="Arial" w:cs="Arial"/>
        </w:rPr>
      </w:pPr>
      <w:bookmarkStart w:id="576" w:name="_ENREF_15"/>
      <w:r w:rsidRPr="001972BC">
        <w:rPr>
          <w:rFonts w:ascii="Arial" w:hAnsi="Arial" w:cs="Arial"/>
        </w:rPr>
        <w:t xml:space="preserve">Lenski RE, Levin BR (1985) Constraints on the coevolution of bacteria and virulent phage: a model, some experiments, and predictions for natural communities. </w:t>
      </w:r>
      <w:r w:rsidRPr="001972BC">
        <w:rPr>
          <w:rFonts w:ascii="Arial" w:hAnsi="Arial" w:cs="Arial"/>
          <w:i/>
        </w:rPr>
        <w:t>The American Naturalist</w:t>
      </w:r>
      <w:r w:rsidRPr="001972BC">
        <w:rPr>
          <w:rFonts w:ascii="Arial" w:hAnsi="Arial" w:cs="Arial"/>
        </w:rPr>
        <w:t xml:space="preserve"> </w:t>
      </w:r>
      <w:r w:rsidRPr="001972BC">
        <w:rPr>
          <w:rFonts w:ascii="Arial" w:hAnsi="Arial" w:cs="Arial"/>
          <w:b/>
        </w:rPr>
        <w:t>125</w:t>
      </w:r>
      <w:r w:rsidRPr="001972BC">
        <w:rPr>
          <w:rFonts w:ascii="Arial" w:hAnsi="Arial" w:cs="Arial"/>
        </w:rPr>
        <w:t>, 585-602.</w:t>
      </w:r>
      <w:bookmarkEnd w:id="576"/>
    </w:p>
    <w:p w14:paraId="37A12ADE" w14:textId="77777777" w:rsidR="00297D59" w:rsidRPr="001972BC" w:rsidRDefault="00297D59" w:rsidP="001972BC">
      <w:pPr>
        <w:pStyle w:val="EndNoteBibliography"/>
        <w:spacing w:after="0"/>
        <w:ind w:left="720" w:hanging="720"/>
        <w:jc w:val="both"/>
        <w:rPr>
          <w:rFonts w:ascii="Arial" w:hAnsi="Arial" w:cs="Arial"/>
        </w:rPr>
      </w:pPr>
      <w:bookmarkStart w:id="577" w:name="_ENREF_16"/>
      <w:r w:rsidRPr="001972BC">
        <w:rPr>
          <w:rFonts w:ascii="Arial" w:hAnsi="Arial" w:cs="Arial"/>
        </w:rPr>
        <w:t xml:space="preserve">Levin BR, Moineau S, Bushman M, Barrangou R (2013) The population and evolutionary dynamics of phage and bacteria with CRISPR–mediated immunity. </w:t>
      </w:r>
      <w:r w:rsidRPr="001972BC">
        <w:rPr>
          <w:rFonts w:ascii="Arial" w:hAnsi="Arial" w:cs="Arial"/>
          <w:i/>
        </w:rPr>
        <w:t>PLoS genetics</w:t>
      </w:r>
      <w:r w:rsidRPr="001972BC">
        <w:rPr>
          <w:rFonts w:ascii="Arial" w:hAnsi="Arial" w:cs="Arial"/>
        </w:rPr>
        <w:t xml:space="preserve"> </w:t>
      </w:r>
      <w:r w:rsidRPr="001972BC">
        <w:rPr>
          <w:rFonts w:ascii="Arial" w:hAnsi="Arial" w:cs="Arial"/>
          <w:b/>
        </w:rPr>
        <w:t>9</w:t>
      </w:r>
      <w:r w:rsidRPr="001972BC">
        <w:rPr>
          <w:rFonts w:ascii="Arial" w:hAnsi="Arial" w:cs="Arial"/>
        </w:rPr>
        <w:t>, e1003312.</w:t>
      </w:r>
      <w:bookmarkEnd w:id="577"/>
    </w:p>
    <w:p w14:paraId="616B87BC" w14:textId="77777777" w:rsidR="00297D59" w:rsidRPr="001972BC" w:rsidRDefault="00297D59" w:rsidP="001972BC">
      <w:pPr>
        <w:pStyle w:val="EndNoteBibliography"/>
        <w:spacing w:after="0"/>
        <w:ind w:left="720" w:hanging="720"/>
        <w:jc w:val="both"/>
        <w:rPr>
          <w:rFonts w:ascii="Arial" w:hAnsi="Arial" w:cs="Arial"/>
        </w:rPr>
      </w:pPr>
      <w:bookmarkStart w:id="578" w:name="_ENREF_17"/>
      <w:r w:rsidRPr="001972BC">
        <w:rPr>
          <w:rFonts w:ascii="Arial" w:hAnsi="Arial" w:cs="Arial"/>
        </w:rPr>
        <w:t xml:space="preserve">Mojica FJ, Díez-Villaseñor C, García-Martínez J, Almendros C (2009) Short motif sequences determine the targets of the prokaryotic CRISPR defence system. </w:t>
      </w:r>
      <w:r w:rsidRPr="001972BC">
        <w:rPr>
          <w:rFonts w:ascii="Arial" w:hAnsi="Arial" w:cs="Arial"/>
          <w:i/>
        </w:rPr>
        <w:t>Microbiology</w:t>
      </w:r>
      <w:r w:rsidRPr="001972BC">
        <w:rPr>
          <w:rFonts w:ascii="Arial" w:hAnsi="Arial" w:cs="Arial"/>
        </w:rPr>
        <w:t xml:space="preserve"> </w:t>
      </w:r>
      <w:r w:rsidRPr="001972BC">
        <w:rPr>
          <w:rFonts w:ascii="Arial" w:hAnsi="Arial" w:cs="Arial"/>
          <w:b/>
        </w:rPr>
        <w:t>155</w:t>
      </w:r>
      <w:r w:rsidRPr="001972BC">
        <w:rPr>
          <w:rFonts w:ascii="Arial" w:hAnsi="Arial" w:cs="Arial"/>
        </w:rPr>
        <w:t>, 733-740.</w:t>
      </w:r>
      <w:bookmarkEnd w:id="578"/>
    </w:p>
    <w:p w14:paraId="70B031FB" w14:textId="77777777" w:rsidR="00297D59" w:rsidRPr="001972BC" w:rsidRDefault="00297D59" w:rsidP="001972BC">
      <w:pPr>
        <w:pStyle w:val="EndNoteBibliography"/>
        <w:spacing w:after="0"/>
        <w:ind w:left="720" w:hanging="720"/>
        <w:jc w:val="both"/>
        <w:rPr>
          <w:rFonts w:ascii="Arial" w:hAnsi="Arial" w:cs="Arial"/>
        </w:rPr>
      </w:pPr>
      <w:bookmarkStart w:id="579" w:name="_ENREF_18"/>
      <w:r w:rsidRPr="001972BC">
        <w:rPr>
          <w:rFonts w:ascii="Arial" w:hAnsi="Arial" w:cs="Arial"/>
        </w:rPr>
        <w:t>Paez-Espino D, Sharon I, Morovic W</w:t>
      </w:r>
      <w:r w:rsidRPr="001972BC">
        <w:rPr>
          <w:rFonts w:ascii="Arial" w:hAnsi="Arial" w:cs="Arial"/>
          <w:i/>
        </w:rPr>
        <w:t>, et al.</w:t>
      </w:r>
      <w:r w:rsidRPr="001972BC">
        <w:rPr>
          <w:rFonts w:ascii="Arial" w:hAnsi="Arial" w:cs="Arial"/>
        </w:rPr>
        <w:t xml:space="preserve"> (2015) CRISPR immunity drives rapid phage genome evolution in Streptococcus thermophilus. </w:t>
      </w:r>
      <w:r w:rsidRPr="001972BC">
        <w:rPr>
          <w:rFonts w:ascii="Arial" w:hAnsi="Arial" w:cs="Arial"/>
          <w:i/>
        </w:rPr>
        <w:t>MBio</w:t>
      </w:r>
      <w:r w:rsidRPr="001972BC">
        <w:rPr>
          <w:rFonts w:ascii="Arial" w:hAnsi="Arial" w:cs="Arial"/>
        </w:rPr>
        <w:t xml:space="preserve"> </w:t>
      </w:r>
      <w:r w:rsidRPr="001972BC">
        <w:rPr>
          <w:rFonts w:ascii="Arial" w:hAnsi="Arial" w:cs="Arial"/>
          <w:b/>
        </w:rPr>
        <w:t>6</w:t>
      </w:r>
      <w:r w:rsidRPr="001972BC">
        <w:rPr>
          <w:rFonts w:ascii="Arial" w:hAnsi="Arial" w:cs="Arial"/>
        </w:rPr>
        <w:t>, e00262-00215.</w:t>
      </w:r>
      <w:bookmarkEnd w:id="579"/>
    </w:p>
    <w:p w14:paraId="1B9E1D2B" w14:textId="77777777" w:rsidR="00297D59" w:rsidRPr="001972BC" w:rsidRDefault="00297D59" w:rsidP="001972BC">
      <w:pPr>
        <w:pStyle w:val="EndNoteBibliography"/>
        <w:spacing w:after="0"/>
        <w:ind w:left="720" w:hanging="720"/>
        <w:jc w:val="both"/>
        <w:rPr>
          <w:rFonts w:ascii="Arial" w:hAnsi="Arial" w:cs="Arial"/>
        </w:rPr>
      </w:pPr>
      <w:bookmarkStart w:id="580" w:name="_ENREF_19"/>
      <w:r w:rsidRPr="001972BC">
        <w:rPr>
          <w:rFonts w:ascii="Arial" w:hAnsi="Arial" w:cs="Arial"/>
        </w:rPr>
        <w:t>Semenova E, Jore MM, Datsenko KA</w:t>
      </w:r>
      <w:r w:rsidRPr="001972BC">
        <w:rPr>
          <w:rFonts w:ascii="Arial" w:hAnsi="Arial" w:cs="Arial"/>
          <w:i/>
        </w:rPr>
        <w:t>, et al.</w:t>
      </w:r>
      <w:r w:rsidRPr="001972BC">
        <w:rPr>
          <w:rFonts w:ascii="Arial" w:hAnsi="Arial" w:cs="Arial"/>
        </w:rPr>
        <w:t xml:space="preserve"> (2011) Interference by clustered regularly interspaced short palindromic repeat (CRISPR) RNA is governed by a seed sequence. </w:t>
      </w:r>
      <w:r w:rsidRPr="001972BC">
        <w:rPr>
          <w:rFonts w:ascii="Arial" w:hAnsi="Arial" w:cs="Arial"/>
          <w:i/>
        </w:rPr>
        <w:t>Proceedings of the National Academy of Sciences</w:t>
      </w:r>
      <w:r w:rsidRPr="001972BC">
        <w:rPr>
          <w:rFonts w:ascii="Arial" w:hAnsi="Arial" w:cs="Arial"/>
        </w:rPr>
        <w:t xml:space="preserve"> </w:t>
      </w:r>
      <w:r w:rsidRPr="001972BC">
        <w:rPr>
          <w:rFonts w:ascii="Arial" w:hAnsi="Arial" w:cs="Arial"/>
          <w:b/>
        </w:rPr>
        <w:t>108</w:t>
      </w:r>
      <w:r w:rsidRPr="001972BC">
        <w:rPr>
          <w:rFonts w:ascii="Arial" w:hAnsi="Arial" w:cs="Arial"/>
        </w:rPr>
        <w:t>, 10098-10103.</w:t>
      </w:r>
      <w:bookmarkEnd w:id="580"/>
    </w:p>
    <w:p w14:paraId="7413F5CD" w14:textId="77777777" w:rsidR="00297D59" w:rsidRPr="001972BC" w:rsidRDefault="00297D59" w:rsidP="001972BC">
      <w:pPr>
        <w:pStyle w:val="EndNoteBibliography"/>
        <w:spacing w:after="0"/>
        <w:ind w:left="720" w:hanging="720"/>
        <w:jc w:val="both"/>
        <w:rPr>
          <w:rFonts w:ascii="Arial" w:hAnsi="Arial" w:cs="Arial"/>
        </w:rPr>
      </w:pPr>
      <w:bookmarkStart w:id="581" w:name="_ENREF_20"/>
      <w:r w:rsidRPr="001972BC">
        <w:rPr>
          <w:rFonts w:ascii="Arial" w:hAnsi="Arial" w:cs="Arial"/>
        </w:rPr>
        <w:t>Team RC (2014) R: A language and environment for statistical computing. R Foundation for Statistical Computing, Vienna, Austria. 2013.</w:t>
      </w:r>
      <w:bookmarkEnd w:id="581"/>
    </w:p>
    <w:p w14:paraId="206984AB" w14:textId="77777777" w:rsidR="00297D59" w:rsidRPr="001972BC" w:rsidRDefault="00297D59" w:rsidP="001972BC">
      <w:pPr>
        <w:pStyle w:val="EndNoteBibliography"/>
        <w:spacing w:after="0"/>
        <w:ind w:left="720" w:hanging="720"/>
        <w:jc w:val="both"/>
        <w:rPr>
          <w:rFonts w:ascii="Arial" w:hAnsi="Arial" w:cs="Arial"/>
        </w:rPr>
      </w:pPr>
      <w:bookmarkStart w:id="582" w:name="_ENREF_21"/>
      <w:r w:rsidRPr="001972BC">
        <w:rPr>
          <w:rFonts w:ascii="Arial" w:hAnsi="Arial" w:cs="Arial"/>
        </w:rPr>
        <w:t xml:space="preserve">Therneau TM, Lumley T (2015) Package ‘survival’. </w:t>
      </w:r>
      <w:r w:rsidRPr="001972BC">
        <w:rPr>
          <w:rFonts w:ascii="Arial" w:hAnsi="Arial" w:cs="Arial"/>
          <w:i/>
        </w:rPr>
        <w:t>R Top Doc</w:t>
      </w:r>
      <w:r w:rsidRPr="001972BC">
        <w:rPr>
          <w:rFonts w:ascii="Arial" w:hAnsi="Arial" w:cs="Arial"/>
        </w:rPr>
        <w:t xml:space="preserve"> </w:t>
      </w:r>
      <w:r w:rsidRPr="001972BC">
        <w:rPr>
          <w:rFonts w:ascii="Arial" w:hAnsi="Arial" w:cs="Arial"/>
          <w:b/>
        </w:rPr>
        <w:t>128</w:t>
      </w:r>
      <w:r w:rsidRPr="001972BC">
        <w:rPr>
          <w:rFonts w:ascii="Arial" w:hAnsi="Arial" w:cs="Arial"/>
        </w:rPr>
        <w:t>.</w:t>
      </w:r>
      <w:bookmarkEnd w:id="582"/>
    </w:p>
    <w:p w14:paraId="4736C36E" w14:textId="77777777" w:rsidR="00297D59" w:rsidRPr="001972BC" w:rsidRDefault="00297D59" w:rsidP="001972BC">
      <w:pPr>
        <w:pStyle w:val="EndNoteBibliography"/>
        <w:spacing w:after="0"/>
        <w:ind w:left="720" w:hanging="720"/>
        <w:jc w:val="both"/>
        <w:rPr>
          <w:rFonts w:ascii="Arial" w:hAnsi="Arial" w:cs="Arial"/>
        </w:rPr>
      </w:pPr>
      <w:bookmarkStart w:id="583" w:name="_ENREF_22"/>
      <w:r w:rsidRPr="001972BC">
        <w:rPr>
          <w:rFonts w:ascii="Arial" w:hAnsi="Arial" w:cs="Arial"/>
        </w:rPr>
        <w:t>van Houte S, Ekroth AK, Broniewski JM</w:t>
      </w:r>
      <w:r w:rsidRPr="001972BC">
        <w:rPr>
          <w:rFonts w:ascii="Arial" w:hAnsi="Arial" w:cs="Arial"/>
          <w:i/>
        </w:rPr>
        <w:t>, et al.</w:t>
      </w:r>
      <w:r w:rsidRPr="001972BC">
        <w:rPr>
          <w:rFonts w:ascii="Arial" w:hAnsi="Arial" w:cs="Arial"/>
        </w:rPr>
        <w:t xml:space="preserve"> (2016) The diversity-generating benefits of a prokaryotic adaptive immune system. </w:t>
      </w:r>
      <w:r w:rsidRPr="001972BC">
        <w:rPr>
          <w:rFonts w:ascii="Arial" w:hAnsi="Arial" w:cs="Arial"/>
          <w:i/>
        </w:rPr>
        <w:t>Nature</w:t>
      </w:r>
      <w:r w:rsidRPr="001972BC">
        <w:rPr>
          <w:rFonts w:ascii="Arial" w:hAnsi="Arial" w:cs="Arial"/>
        </w:rPr>
        <w:t xml:space="preserve"> </w:t>
      </w:r>
      <w:r w:rsidRPr="001972BC">
        <w:rPr>
          <w:rFonts w:ascii="Arial" w:hAnsi="Arial" w:cs="Arial"/>
          <w:b/>
        </w:rPr>
        <w:t>532</w:t>
      </w:r>
      <w:r w:rsidRPr="001972BC">
        <w:rPr>
          <w:rFonts w:ascii="Arial" w:hAnsi="Arial" w:cs="Arial"/>
        </w:rPr>
        <w:t>, 385.</w:t>
      </w:r>
      <w:bookmarkEnd w:id="583"/>
    </w:p>
    <w:p w14:paraId="26F6E8A9" w14:textId="77777777" w:rsidR="00297D59" w:rsidRPr="001972BC" w:rsidRDefault="00297D59" w:rsidP="001972BC">
      <w:pPr>
        <w:pStyle w:val="EndNoteBibliography"/>
        <w:spacing w:after="0"/>
        <w:ind w:left="720" w:hanging="720"/>
        <w:jc w:val="both"/>
        <w:rPr>
          <w:rFonts w:ascii="Arial" w:hAnsi="Arial" w:cs="Arial"/>
        </w:rPr>
      </w:pPr>
      <w:bookmarkStart w:id="584" w:name="_ENREF_23"/>
      <w:r w:rsidRPr="001972BC">
        <w:rPr>
          <w:rFonts w:ascii="Arial" w:hAnsi="Arial" w:cs="Arial"/>
        </w:rPr>
        <w:lastRenderedPageBreak/>
        <w:t>Weissman JL, Holmes R, Barrangou R</w:t>
      </w:r>
      <w:r w:rsidRPr="001972BC">
        <w:rPr>
          <w:rFonts w:ascii="Arial" w:hAnsi="Arial" w:cs="Arial"/>
          <w:i/>
        </w:rPr>
        <w:t>, et al.</w:t>
      </w:r>
      <w:r w:rsidRPr="001972BC">
        <w:rPr>
          <w:rFonts w:ascii="Arial" w:hAnsi="Arial" w:cs="Arial"/>
        </w:rPr>
        <w:t xml:space="preserve"> (2018) Immune loss as a driver of coexistence during host-phage coevolution. </w:t>
      </w:r>
      <w:r w:rsidRPr="001972BC">
        <w:rPr>
          <w:rFonts w:ascii="Arial" w:hAnsi="Arial" w:cs="Arial"/>
          <w:i/>
        </w:rPr>
        <w:t>The ISME journal</w:t>
      </w:r>
      <w:r w:rsidRPr="001972BC">
        <w:rPr>
          <w:rFonts w:ascii="Arial" w:hAnsi="Arial" w:cs="Arial"/>
        </w:rPr>
        <w:t xml:space="preserve"> </w:t>
      </w:r>
      <w:r w:rsidRPr="001972BC">
        <w:rPr>
          <w:rFonts w:ascii="Arial" w:hAnsi="Arial" w:cs="Arial"/>
          <w:b/>
        </w:rPr>
        <w:t>12</w:t>
      </w:r>
      <w:r w:rsidRPr="001972BC">
        <w:rPr>
          <w:rFonts w:ascii="Arial" w:hAnsi="Arial" w:cs="Arial"/>
        </w:rPr>
        <w:t>, 585.</w:t>
      </w:r>
      <w:bookmarkEnd w:id="584"/>
    </w:p>
    <w:p w14:paraId="7F132D30" w14:textId="77777777" w:rsidR="00297D59" w:rsidRPr="001972BC" w:rsidRDefault="00297D59" w:rsidP="001972BC">
      <w:pPr>
        <w:pStyle w:val="EndNoteBibliography"/>
        <w:ind w:left="720" w:hanging="720"/>
        <w:jc w:val="both"/>
        <w:rPr>
          <w:rFonts w:ascii="Arial" w:hAnsi="Arial" w:cs="Arial"/>
        </w:rPr>
      </w:pPr>
      <w:bookmarkStart w:id="585" w:name="_ENREF_24"/>
      <w:r w:rsidRPr="001972BC">
        <w:rPr>
          <w:rFonts w:ascii="Arial" w:hAnsi="Arial" w:cs="Arial"/>
        </w:rPr>
        <w:t>Wickham H (2009) ggplot2: Elegant Graphics for Data Analysis Springer-Verlag New York. Version.</w:t>
      </w:r>
      <w:bookmarkEnd w:id="585"/>
    </w:p>
    <w:p w14:paraId="7D8DF82D" w14:textId="1C824BFD" w:rsidR="007C6385" w:rsidRPr="001972BC" w:rsidRDefault="004B52E4" w:rsidP="001972BC">
      <w:pPr>
        <w:spacing w:line="360" w:lineRule="auto"/>
        <w:jc w:val="both"/>
        <w:rPr>
          <w:rFonts w:ascii="Arial" w:hAnsi="Arial" w:cs="Arial"/>
        </w:rPr>
      </w:pPr>
      <w:r w:rsidRPr="001972BC">
        <w:rPr>
          <w:rFonts w:ascii="Arial" w:hAnsi="Arial" w:cs="Arial"/>
        </w:rPr>
        <w:fldChar w:fldCharType="end"/>
      </w:r>
    </w:p>
    <w:sectPr w:rsidR="007C6385" w:rsidRPr="001972BC" w:rsidSect="008877AF">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Common, Jack" w:date="2018-08-13T14:57:00Z" w:initials="CJ">
    <w:p w14:paraId="2FEFDCE1" w14:textId="1627CCC0" w:rsidR="00CC55C9" w:rsidRPr="00701798" w:rsidRDefault="00CC55C9" w:rsidP="00701798">
      <w:pPr>
        <w:rPr>
          <w:rFonts w:eastAsia="Times New Roman"/>
          <w:sz w:val="24"/>
          <w:szCs w:val="24"/>
          <w:lang w:val="en-US"/>
        </w:rPr>
      </w:pPr>
      <w:r>
        <w:rPr>
          <w:rStyle w:val="CommentReference"/>
        </w:rPr>
        <w:annotationRef/>
      </w:r>
      <w:r>
        <w:rPr>
          <w:rFonts w:ascii="Arial" w:hAnsi="Arial" w:cs="Arial"/>
        </w:rPr>
        <w:t>Found a reference here (</w:t>
      </w:r>
      <w:hyperlink r:id="rId1" w:history="1">
        <w:r w:rsidRPr="00B64621">
          <w:rPr>
            <w:rStyle w:val="Hyperlink"/>
            <w:rFonts w:eastAsia="Times New Roman"/>
          </w:rPr>
          <w:t>https://doi.org/10.1016/j.biochi.2015.03.025)</w:t>
        </w:r>
      </w:hyperlink>
      <w:r>
        <w:rPr>
          <w:rFonts w:eastAsia="Times New Roman"/>
        </w:rPr>
        <w:t xml:space="preserve"> for this – not sure if the best one or up-to-date!</w:t>
      </w:r>
    </w:p>
  </w:comment>
  <w:comment w:id="10" w:author="Common, Jack" w:date="2018-08-13T15:07:00Z" w:initials="CJ">
    <w:p w14:paraId="673188CE" w14:textId="41480605" w:rsidR="00CC55C9" w:rsidRDefault="00CC55C9">
      <w:pPr>
        <w:pStyle w:val="CommentText"/>
      </w:pPr>
      <w:r>
        <w:rPr>
          <w:rStyle w:val="CommentReference"/>
        </w:rPr>
        <w:annotationRef/>
      </w:r>
      <w:r>
        <w:t>Refs?</w:t>
      </w:r>
    </w:p>
  </w:comment>
  <w:comment w:id="25" w:author="Dan Morley" w:date="2018-07-12T16:43:00Z" w:initials="DM">
    <w:p w14:paraId="0BF4FCA6" w14:textId="39789200" w:rsidR="00CC55C9" w:rsidRDefault="00CC55C9">
      <w:pPr>
        <w:pStyle w:val="CommentText"/>
      </w:pPr>
      <w:r>
        <w:rPr>
          <w:rStyle w:val="CommentReference"/>
        </w:rPr>
        <w:annotationRef/>
      </w:r>
      <w:r>
        <w:t>@Jack: your reference list had this year as 2018 but I could only find a reference for 2008 or 2014. Apart from the year they seemed to be exactly the same so I went with 2014 – will this be okay?</w:t>
      </w:r>
    </w:p>
  </w:comment>
  <w:comment w:id="26" w:author="Common, Jack" w:date="2018-08-13T10:29:00Z" w:initials="CJ">
    <w:p w14:paraId="20987383" w14:textId="2CFBCE1E" w:rsidR="00CC55C9" w:rsidRDefault="00CC55C9">
      <w:pPr>
        <w:pStyle w:val="CommentText"/>
      </w:pPr>
      <w:r>
        <w:rPr>
          <w:rStyle w:val="CommentReference"/>
        </w:rPr>
        <w:annotationRef/>
      </w:r>
      <w:r>
        <w:t xml:space="preserve">The 2018 reference is correct </w:t>
      </w:r>
      <w:r>
        <w:sym w:font="Wingdings" w:char="F04A"/>
      </w:r>
      <w:r>
        <w:t xml:space="preserve"> If your version of R is up to date, just type </w:t>
      </w:r>
      <w:proofErr w:type="gramStart"/>
      <w:r>
        <w:t>citation(</w:t>
      </w:r>
      <w:proofErr w:type="gramEnd"/>
      <w:r>
        <w:t>) and it will come up with the right entry</w:t>
      </w:r>
    </w:p>
    <w:p w14:paraId="04422D79" w14:textId="77777777" w:rsidR="00ED6DB9" w:rsidRDefault="00ED6DB9">
      <w:pPr>
        <w:pStyle w:val="CommentText"/>
      </w:pPr>
    </w:p>
    <w:p w14:paraId="6973F06A" w14:textId="77777777" w:rsidR="00ED6DB9" w:rsidRDefault="00ED6DB9" w:rsidP="00ED6DB9">
      <w:pPr>
        <w:pStyle w:val="CommentText"/>
      </w:pPr>
      <w:r>
        <w:t xml:space="preserve">  R Core Team (2018). R: A language and environment for statistical computing. R Foundation for Statistical Computing, Vienna,</w:t>
      </w:r>
    </w:p>
    <w:p w14:paraId="0A5DE0FA" w14:textId="1FDB0E37" w:rsidR="00ED6DB9" w:rsidRDefault="00ED6DB9" w:rsidP="00ED6DB9">
      <w:pPr>
        <w:pStyle w:val="CommentText"/>
      </w:pPr>
      <w:r>
        <w:t xml:space="preserve">  Austria. URL https://www.R-project.org/.</w:t>
      </w:r>
    </w:p>
  </w:comment>
  <w:comment w:id="28" w:author="Common, Jack" w:date="2018-08-13T10:51:00Z" w:initials="CJ">
    <w:p w14:paraId="4C29758C" w14:textId="0AA3559C" w:rsidR="00CC55C9" w:rsidRDefault="00CC55C9">
      <w:pPr>
        <w:pStyle w:val="CommentText"/>
      </w:pPr>
      <w:r>
        <w:rPr>
          <w:rStyle w:val="CommentReference"/>
        </w:rPr>
        <w:annotationRef/>
      </w:r>
      <w:r>
        <w:t>Given that this part of the analysis and the associated figure has been moved to SI, as discussed last meeting, is it necessary to include so much information about this analysis?</w:t>
      </w:r>
    </w:p>
  </w:comment>
  <w:comment w:id="38" w:author="e" w:date="2018-08-06T16:17:00Z" w:initials="e">
    <w:p w14:paraId="67F33D3D" w14:textId="5D3F0E1D" w:rsidR="00CC55C9" w:rsidRDefault="00CC55C9">
      <w:pPr>
        <w:pStyle w:val="CommentText"/>
      </w:pPr>
      <w:r>
        <w:rPr>
          <w:rStyle w:val="CommentReference"/>
        </w:rPr>
        <w:annotationRef/>
      </w:r>
      <w:r>
        <w:t>This needs to be a composite figure with 48 panels; right now, it’s not possible to see what is what. If 48 is too many, then just show data from 10^8 treatment in main text, and all others in supplemental.</w:t>
      </w:r>
    </w:p>
    <w:p w14:paraId="46524572" w14:textId="77777777" w:rsidR="00CC55C9" w:rsidRDefault="00CC55C9">
      <w:pPr>
        <w:pStyle w:val="CommentText"/>
      </w:pPr>
    </w:p>
    <w:p w14:paraId="0731742F" w14:textId="567C791B" w:rsidR="00CC55C9" w:rsidRDefault="00CC55C9">
      <w:pPr>
        <w:pStyle w:val="CommentText"/>
      </w:pPr>
      <w:r>
        <w:t xml:space="preserve">Within each graph it should show </w:t>
      </w:r>
      <w:proofErr w:type="spellStart"/>
      <w:r>
        <w:t>pfu</w:t>
      </w:r>
      <w:proofErr w:type="spellEnd"/>
      <w:r>
        <w:t xml:space="preserve">/ml on one axis and </w:t>
      </w:r>
      <w:proofErr w:type="spellStart"/>
      <w:r>
        <w:t>cfu</w:t>
      </w:r>
      <w:proofErr w:type="spellEnd"/>
      <w:r>
        <w:t>/ml or od600 on the other, with 2 lines (one for phage, one for bacterial densities).</w:t>
      </w:r>
    </w:p>
    <w:p w14:paraId="68AE54D8" w14:textId="77777777" w:rsidR="00CC55C9" w:rsidRDefault="00CC55C9">
      <w:pPr>
        <w:pStyle w:val="CommentText"/>
      </w:pPr>
    </w:p>
    <w:p w14:paraId="0C8093D0" w14:textId="634DB6D5" w:rsidR="00CC55C9" w:rsidRDefault="00CC55C9">
      <w:pPr>
        <w:pStyle w:val="CommentText"/>
      </w:pPr>
    </w:p>
  </w:comment>
  <w:comment w:id="78" w:author="e" w:date="2018-08-06T16:43:00Z" w:initials="e">
    <w:p w14:paraId="6561916B" w14:textId="6672A08C" w:rsidR="00CC55C9" w:rsidRDefault="00CC55C9">
      <w:pPr>
        <w:pStyle w:val="CommentText"/>
      </w:pPr>
      <w:r>
        <w:rPr>
          <w:rStyle w:val="CommentReference"/>
        </w:rPr>
        <w:annotationRef/>
      </w:r>
      <w:r>
        <w:t>This does not make sense to me… should increase over time, not decrease.</w:t>
      </w:r>
    </w:p>
  </w:comment>
  <w:comment w:id="137" w:author="Common, Jack" w:date="2018-08-16T10:52:00Z" w:initials="CJ">
    <w:p w14:paraId="3704E621" w14:textId="5872F9CA" w:rsidR="00F11E49" w:rsidRDefault="00F11E49">
      <w:pPr>
        <w:pStyle w:val="CommentText"/>
      </w:pPr>
      <w:r>
        <w:rPr>
          <w:rStyle w:val="CommentReference"/>
        </w:rPr>
        <w:annotationRef/>
      </w:r>
      <w:r>
        <w:t>I’m not sure it would be feasible/helpful to formally model this – might be better to make a verbal argument e.g. most clones acquire &gt;1 spacers by day 9 which correlates with the near maximal resistance evolution observed in the evolution analysis</w:t>
      </w:r>
    </w:p>
  </w:comment>
  <w:comment w:id="222" w:author="Common, Jack" w:date="2018-08-15T12:43:00Z" w:initials="CJ">
    <w:p w14:paraId="608CAF47" w14:textId="08D57A4E" w:rsidR="00DB67A9" w:rsidRDefault="00DB67A9">
      <w:pPr>
        <w:pStyle w:val="CommentText"/>
      </w:pPr>
      <w:r>
        <w:rPr>
          <w:rStyle w:val="CommentReference"/>
        </w:rPr>
        <w:annotationRef/>
      </w:r>
      <w:r>
        <w:t xml:space="preserve">Need to add in which </w:t>
      </w:r>
      <w:proofErr w:type="spellStart"/>
      <w:r>
        <w:t>Supp</w:t>
      </w:r>
      <w:proofErr w:type="spellEnd"/>
      <w:r>
        <w:t xml:space="preserve"> Fig this is</w:t>
      </w:r>
    </w:p>
  </w:comment>
  <w:comment w:id="240" w:author="e" w:date="2018-08-06T17:35:00Z" w:initials="e">
    <w:p w14:paraId="49C715D9" w14:textId="77777777" w:rsidR="00CC55C9" w:rsidRDefault="00CC55C9" w:rsidP="00AB6CCF">
      <w:pPr>
        <w:pStyle w:val="CommentText"/>
      </w:pPr>
      <w:r>
        <w:rPr>
          <w:rStyle w:val="CommentReference"/>
        </w:rPr>
        <w:annotationRef/>
      </w:r>
      <w:r>
        <w:t>Split into separate panels,</w:t>
      </w:r>
    </w:p>
    <w:p w14:paraId="759DF447" w14:textId="77777777" w:rsidR="00CC55C9" w:rsidRDefault="00CC55C9" w:rsidP="00AB6CCF">
      <w:pPr>
        <w:pStyle w:val="CommentText"/>
      </w:pPr>
    </w:p>
    <w:p w14:paraId="47B14ED0" w14:textId="77777777" w:rsidR="00CC55C9" w:rsidRDefault="00CC55C9" w:rsidP="00AB6CCF">
      <w:pPr>
        <w:pStyle w:val="CommentText"/>
      </w:pPr>
      <w:r>
        <w:t xml:space="preserve">Clearly indicate with </w:t>
      </w:r>
      <w:proofErr w:type="spellStart"/>
      <w:r>
        <w:t>color</w:t>
      </w:r>
      <w:proofErr w:type="spellEnd"/>
      <w:r>
        <w:t>, star or whatever, which ones were examined in more detail.</w:t>
      </w:r>
    </w:p>
  </w:comment>
  <w:comment w:id="366" w:author="Common, Jack" w:date="2018-08-17T11:17:00Z" w:initials="CJ">
    <w:p w14:paraId="3244B70F" w14:textId="5B14B766" w:rsidR="00341405" w:rsidRDefault="00341405">
      <w:pPr>
        <w:pStyle w:val="CommentText"/>
      </w:pPr>
      <w:r>
        <w:rPr>
          <w:rStyle w:val="CommentReference"/>
        </w:rPr>
        <w:annotationRef/>
      </w:r>
      <w:r>
        <w:t>I’m not sure what we agree about this figure. Is it necessary to include it or will it be dropped in favour of figures showing the point mutation acquisition and statistics?</w:t>
      </w:r>
    </w:p>
  </w:comment>
  <w:comment w:id="367" w:author="Common, Jack" w:date="2018-08-14T10:30:00Z" w:initials="CJ">
    <w:p w14:paraId="6953FEF6" w14:textId="71959BCE" w:rsidR="00CC55C9" w:rsidRDefault="00CC55C9">
      <w:pPr>
        <w:pStyle w:val="CommentText"/>
      </w:pPr>
      <w:r>
        <w:rPr>
          <w:rStyle w:val="CommentReference"/>
        </w:rPr>
        <w:annotationRef/>
      </w:r>
      <w:r>
        <w:t xml:space="preserve">Figure has been updated as </w:t>
      </w:r>
      <w:proofErr w:type="spellStart"/>
      <w:r>
        <w:t>Edze</w:t>
      </w:r>
      <w:proofErr w:type="spellEnd"/>
      <w:r>
        <w:t xml:space="preserve"> suggested last meeting. Still rough at this stage but can be tweaked of course. I feel that it might be unnecessary to include the binomial model summary figure with this – include as a Supplementary Fig instead?</w:t>
      </w:r>
    </w:p>
  </w:comment>
  <w:comment w:id="368" w:author="Common, Jack" w:date="2018-08-14T12:38:00Z" w:initials="CJ">
    <w:p w14:paraId="1049602F" w14:textId="1047E6FA" w:rsidR="00CC55C9" w:rsidRPr="00D24BD8" w:rsidRDefault="00CC55C9">
      <w:pPr>
        <w:pStyle w:val="CommentText"/>
      </w:pPr>
      <w:r>
        <w:rPr>
          <w:rStyle w:val="CommentReference"/>
        </w:rPr>
        <w:annotationRef/>
      </w:r>
      <w:r>
        <w:t>Included CFU data in blue. I did this by transforming the OD</w:t>
      </w:r>
      <w:r w:rsidRPr="00D24BD8">
        <w:rPr>
          <w:vertAlign w:val="subscript"/>
        </w:rPr>
        <w:t>600</w:t>
      </w:r>
      <w:r>
        <w:t xml:space="preserve"> by 1x10</w:t>
      </w:r>
      <w:r>
        <w:rPr>
          <w:vertAlign w:val="superscript"/>
        </w:rPr>
        <w:t>8</w:t>
      </w:r>
      <w:r>
        <w:t>, which is VERY rough but gave CFUs at 0 dpi of ~1x10</w:t>
      </w:r>
      <w:r>
        <w:rPr>
          <w:vertAlign w:val="superscript"/>
        </w:rPr>
        <w:t>6</w:t>
      </w:r>
      <w:r>
        <w:t>, which sounds about right</w:t>
      </w:r>
    </w:p>
  </w:comment>
  <w:comment w:id="371" w:author="Common, Jack" w:date="2018-08-14T10:31:00Z" w:initials="CJ">
    <w:p w14:paraId="4766D100" w14:textId="29EEE48A" w:rsidR="00CC55C9" w:rsidRDefault="00CC55C9">
      <w:pPr>
        <w:pStyle w:val="CommentText"/>
      </w:pPr>
      <w:r>
        <w:rPr>
          <w:rStyle w:val="CommentReference"/>
        </w:rPr>
        <w:annotationRef/>
      </w:r>
      <w:r>
        <w:t>Resistance figures have been updated so that ‘background’ refers to the phage i.e. the proportion of hosts resistant when challenged against phage from their past, present or future</w:t>
      </w:r>
    </w:p>
  </w:comment>
  <w:comment w:id="372" w:author="e" w:date="2018-08-06T17:34:00Z" w:initials="e">
    <w:p w14:paraId="5D9F7A34" w14:textId="5DD3C0B1" w:rsidR="00CC55C9" w:rsidRDefault="00CC55C9">
      <w:pPr>
        <w:pStyle w:val="CommentText"/>
      </w:pPr>
      <w:r>
        <w:rPr>
          <w:rStyle w:val="CommentReference"/>
        </w:rPr>
        <w:annotationRef/>
      </w:r>
      <w:r>
        <w:t>Not sure how this should be interpreted…</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FEFDCE1" w15:done="0"/>
  <w15:commentEx w15:paraId="673188CE" w15:done="0"/>
  <w15:commentEx w15:paraId="0BF4FCA6" w15:done="0"/>
  <w15:commentEx w15:paraId="0A5DE0FA" w15:paraIdParent="0BF4FCA6" w15:done="0"/>
  <w15:commentEx w15:paraId="4C29758C" w15:done="0"/>
  <w15:commentEx w15:paraId="0C8093D0" w15:done="0"/>
  <w15:commentEx w15:paraId="6561916B" w15:done="0"/>
  <w15:commentEx w15:paraId="3704E621" w15:done="0"/>
  <w15:commentEx w15:paraId="608CAF47" w15:done="0"/>
  <w15:commentEx w15:paraId="47B14ED0" w15:done="0"/>
  <w15:commentEx w15:paraId="3244B70F" w15:done="0"/>
  <w15:commentEx w15:paraId="6953FEF6" w15:done="0"/>
  <w15:commentEx w15:paraId="1049602F" w15:paraIdParent="6953FEF6" w15:done="0"/>
  <w15:commentEx w15:paraId="4766D100" w15:done="0"/>
  <w15:commentEx w15:paraId="5D9F7A3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BF4FCA6" w16cid:durableId="1F126F46"/>
  <w16cid:commentId w16cid:paraId="0C8093D0" w16cid:durableId="1F13320E"/>
  <w16cid:commentId w16cid:paraId="6561916B" w16cid:durableId="1F13320F"/>
  <w16cid:commentId w16cid:paraId="47B14ED0" w16cid:durableId="1F133211"/>
  <w16cid:commentId w16cid:paraId="424B684A" w16cid:durableId="1F133212"/>
  <w16cid:commentId w16cid:paraId="5D9F7A34" w16cid:durableId="1F13321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Segoe UI">
    <w:altName w:val="Calibri"/>
    <w:charset w:val="00"/>
    <w:family w:val="swiss"/>
    <w:pitch w:val="variable"/>
    <w:sig w:usb0="E10022FF" w:usb1="C000E47F" w:usb2="00000029" w:usb3="00000000" w:csb0="000001D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A70039"/>
    <w:multiLevelType w:val="hybridMultilevel"/>
    <w:tmpl w:val="E96A1EA4"/>
    <w:lvl w:ilvl="0" w:tplc="DD36DA8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BA6581"/>
    <w:multiLevelType w:val="hybridMultilevel"/>
    <w:tmpl w:val="396C4A94"/>
    <w:lvl w:ilvl="0" w:tplc="5B74FFA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E894B1A"/>
    <w:multiLevelType w:val="hybridMultilevel"/>
    <w:tmpl w:val="C5D62E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3920793"/>
    <w:multiLevelType w:val="hybridMultilevel"/>
    <w:tmpl w:val="A21EEC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5AF03BA"/>
    <w:multiLevelType w:val="multilevel"/>
    <w:tmpl w:val="B12ECB9C"/>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2C2671CB"/>
    <w:multiLevelType w:val="hybridMultilevel"/>
    <w:tmpl w:val="B12ECB9C"/>
    <w:lvl w:ilvl="0" w:tplc="720CC6C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9F539F9"/>
    <w:multiLevelType w:val="hybridMultilevel"/>
    <w:tmpl w:val="FB8A6E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6C2233AE"/>
    <w:multiLevelType w:val="hybridMultilevel"/>
    <w:tmpl w:val="9308289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nsid w:val="6D6037CC"/>
    <w:multiLevelType w:val="hybridMultilevel"/>
    <w:tmpl w:val="D9A64390"/>
    <w:lvl w:ilvl="0" w:tplc="84D8D700">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4A416F4"/>
    <w:multiLevelType w:val="hybridMultilevel"/>
    <w:tmpl w:val="7C121F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3"/>
  </w:num>
  <w:num w:numId="4">
    <w:abstractNumId w:val="7"/>
  </w:num>
  <w:num w:numId="5">
    <w:abstractNumId w:val="2"/>
  </w:num>
  <w:num w:numId="6">
    <w:abstractNumId w:val="1"/>
  </w:num>
  <w:num w:numId="7">
    <w:abstractNumId w:val="8"/>
  </w:num>
  <w:num w:numId="8">
    <w:abstractNumId w:val="5"/>
  </w:num>
  <w:num w:numId="9">
    <w:abstractNumId w:val="4"/>
  </w:num>
  <w:num w:numId="10">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ommon, Jack">
    <w15:presenceInfo w15:providerId="None" w15:userId="Common, Jack"/>
  </w15:person>
  <w15:person w15:author="Dan Morley">
    <w15:presenceInfo w15:providerId="None" w15:userId="Dan Morle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proofState w:spelling="clean" w:grammar="clean"/>
  <w:trackRevision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olecular Ecology (1)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fs2esxxsm0tvrgeez0ov00s4t5arzawa95t9&quot;&gt;Coevolution Refs&lt;record-ids&gt;&lt;item&gt;1&lt;/item&gt;&lt;item&gt;2&lt;/item&gt;&lt;item&gt;3&lt;/item&gt;&lt;item&gt;4&lt;/item&gt;&lt;item&gt;5&lt;/item&gt;&lt;item&gt;6&lt;/item&gt;&lt;item&gt;7&lt;/item&gt;&lt;item&gt;8&lt;/item&gt;&lt;item&gt;11&lt;/item&gt;&lt;item&gt;12&lt;/item&gt;&lt;item&gt;13&lt;/item&gt;&lt;item&gt;14&lt;/item&gt;&lt;item&gt;15&lt;/item&gt;&lt;item&gt;16&lt;/item&gt;&lt;item&gt;17&lt;/item&gt;&lt;item&gt;19&lt;/item&gt;&lt;item&gt;20&lt;/item&gt;&lt;item&gt;21&lt;/item&gt;&lt;item&gt;22&lt;/item&gt;&lt;item&gt;23&lt;/item&gt;&lt;item&gt;24&lt;/item&gt;&lt;item&gt;25&lt;/item&gt;&lt;item&gt;26&lt;/item&gt;&lt;item&gt;27&lt;/item&gt;&lt;/record-ids&gt;&lt;/item&gt;&lt;/Libraries&gt;"/>
  </w:docVars>
  <w:rsids>
    <w:rsidRoot w:val="00D55B8C"/>
    <w:rsid w:val="00000C62"/>
    <w:rsid w:val="00003581"/>
    <w:rsid w:val="0001198F"/>
    <w:rsid w:val="00011EAB"/>
    <w:rsid w:val="00012D1C"/>
    <w:rsid w:val="00012E72"/>
    <w:rsid w:val="0001511B"/>
    <w:rsid w:val="000219A5"/>
    <w:rsid w:val="00023E2E"/>
    <w:rsid w:val="000309A9"/>
    <w:rsid w:val="00030E59"/>
    <w:rsid w:val="000348F3"/>
    <w:rsid w:val="00034A18"/>
    <w:rsid w:val="00036BB9"/>
    <w:rsid w:val="0004235E"/>
    <w:rsid w:val="000463A4"/>
    <w:rsid w:val="00050200"/>
    <w:rsid w:val="00055161"/>
    <w:rsid w:val="00056E3C"/>
    <w:rsid w:val="00057064"/>
    <w:rsid w:val="000575FF"/>
    <w:rsid w:val="000634F1"/>
    <w:rsid w:val="00063613"/>
    <w:rsid w:val="00063AA9"/>
    <w:rsid w:val="00064AB2"/>
    <w:rsid w:val="000706A1"/>
    <w:rsid w:val="0007112E"/>
    <w:rsid w:val="00071184"/>
    <w:rsid w:val="000727BB"/>
    <w:rsid w:val="00074710"/>
    <w:rsid w:val="00074CD6"/>
    <w:rsid w:val="000757EB"/>
    <w:rsid w:val="00083C73"/>
    <w:rsid w:val="0008562E"/>
    <w:rsid w:val="00085E74"/>
    <w:rsid w:val="000872AD"/>
    <w:rsid w:val="00087B2D"/>
    <w:rsid w:val="000908BC"/>
    <w:rsid w:val="00092BFC"/>
    <w:rsid w:val="00095B1F"/>
    <w:rsid w:val="000964EA"/>
    <w:rsid w:val="000A0CB7"/>
    <w:rsid w:val="000A1A03"/>
    <w:rsid w:val="000B054E"/>
    <w:rsid w:val="000B102A"/>
    <w:rsid w:val="000B2143"/>
    <w:rsid w:val="000B7CC9"/>
    <w:rsid w:val="000C1779"/>
    <w:rsid w:val="000C3AD7"/>
    <w:rsid w:val="000C741A"/>
    <w:rsid w:val="000C7D03"/>
    <w:rsid w:val="000D1C85"/>
    <w:rsid w:val="000D28D2"/>
    <w:rsid w:val="000D5976"/>
    <w:rsid w:val="000D6F16"/>
    <w:rsid w:val="000E1075"/>
    <w:rsid w:val="000E1BA9"/>
    <w:rsid w:val="000E3648"/>
    <w:rsid w:val="000E5CF2"/>
    <w:rsid w:val="000E68F2"/>
    <w:rsid w:val="000F00D0"/>
    <w:rsid w:val="000F0858"/>
    <w:rsid w:val="000F1453"/>
    <w:rsid w:val="000F1499"/>
    <w:rsid w:val="000F7F28"/>
    <w:rsid w:val="001009F8"/>
    <w:rsid w:val="00100CEB"/>
    <w:rsid w:val="00102834"/>
    <w:rsid w:val="00103B1F"/>
    <w:rsid w:val="0010440D"/>
    <w:rsid w:val="00106475"/>
    <w:rsid w:val="0010716E"/>
    <w:rsid w:val="00110E4B"/>
    <w:rsid w:val="0011292A"/>
    <w:rsid w:val="001130E1"/>
    <w:rsid w:val="001143BE"/>
    <w:rsid w:val="001155F3"/>
    <w:rsid w:val="001160A4"/>
    <w:rsid w:val="0011628F"/>
    <w:rsid w:val="00116A36"/>
    <w:rsid w:val="00121ABF"/>
    <w:rsid w:val="00124657"/>
    <w:rsid w:val="00125D25"/>
    <w:rsid w:val="00130537"/>
    <w:rsid w:val="00130D86"/>
    <w:rsid w:val="00131BF1"/>
    <w:rsid w:val="001325FA"/>
    <w:rsid w:val="00133034"/>
    <w:rsid w:val="00136D23"/>
    <w:rsid w:val="0014007D"/>
    <w:rsid w:val="00140E1E"/>
    <w:rsid w:val="0014202A"/>
    <w:rsid w:val="0014431F"/>
    <w:rsid w:val="0015044A"/>
    <w:rsid w:val="001516C6"/>
    <w:rsid w:val="00151F0D"/>
    <w:rsid w:val="00152959"/>
    <w:rsid w:val="00154131"/>
    <w:rsid w:val="001652DD"/>
    <w:rsid w:val="00166368"/>
    <w:rsid w:val="00171B38"/>
    <w:rsid w:val="00175F47"/>
    <w:rsid w:val="00184967"/>
    <w:rsid w:val="00192713"/>
    <w:rsid w:val="0019363E"/>
    <w:rsid w:val="00193896"/>
    <w:rsid w:val="00193F65"/>
    <w:rsid w:val="0019562D"/>
    <w:rsid w:val="001972BC"/>
    <w:rsid w:val="0019774F"/>
    <w:rsid w:val="001A274B"/>
    <w:rsid w:val="001A3496"/>
    <w:rsid w:val="001A4459"/>
    <w:rsid w:val="001A4DC2"/>
    <w:rsid w:val="001B10FC"/>
    <w:rsid w:val="001B2B60"/>
    <w:rsid w:val="001B5068"/>
    <w:rsid w:val="001B5461"/>
    <w:rsid w:val="001B7742"/>
    <w:rsid w:val="001C0771"/>
    <w:rsid w:val="001C4086"/>
    <w:rsid w:val="001C6606"/>
    <w:rsid w:val="001D0690"/>
    <w:rsid w:val="001D5009"/>
    <w:rsid w:val="001D59E0"/>
    <w:rsid w:val="001D5BAC"/>
    <w:rsid w:val="001E0E34"/>
    <w:rsid w:val="001E219B"/>
    <w:rsid w:val="001E25A9"/>
    <w:rsid w:val="001E5238"/>
    <w:rsid w:val="001E528B"/>
    <w:rsid w:val="001E55ED"/>
    <w:rsid w:val="001E7D9F"/>
    <w:rsid w:val="001F060C"/>
    <w:rsid w:val="001F0E5D"/>
    <w:rsid w:val="001F230C"/>
    <w:rsid w:val="001F3AB9"/>
    <w:rsid w:val="001F432C"/>
    <w:rsid w:val="001F78ED"/>
    <w:rsid w:val="002005DB"/>
    <w:rsid w:val="00200FEC"/>
    <w:rsid w:val="002030D7"/>
    <w:rsid w:val="00203CAF"/>
    <w:rsid w:val="00206ABD"/>
    <w:rsid w:val="00206B3D"/>
    <w:rsid w:val="0021030A"/>
    <w:rsid w:val="00211E2B"/>
    <w:rsid w:val="00212EBA"/>
    <w:rsid w:val="00212F6E"/>
    <w:rsid w:val="00214FB2"/>
    <w:rsid w:val="00216173"/>
    <w:rsid w:val="00216369"/>
    <w:rsid w:val="0021715F"/>
    <w:rsid w:val="0022015B"/>
    <w:rsid w:val="00224F7C"/>
    <w:rsid w:val="00231D54"/>
    <w:rsid w:val="00231EDC"/>
    <w:rsid w:val="00232146"/>
    <w:rsid w:val="0023276E"/>
    <w:rsid w:val="00233B27"/>
    <w:rsid w:val="00234125"/>
    <w:rsid w:val="00234B01"/>
    <w:rsid w:val="00234F4C"/>
    <w:rsid w:val="002352E5"/>
    <w:rsid w:val="00235CC9"/>
    <w:rsid w:val="00235D89"/>
    <w:rsid w:val="002365C7"/>
    <w:rsid w:val="00237292"/>
    <w:rsid w:val="00237971"/>
    <w:rsid w:val="00241CEB"/>
    <w:rsid w:val="00244034"/>
    <w:rsid w:val="00245018"/>
    <w:rsid w:val="002451DE"/>
    <w:rsid w:val="00245C93"/>
    <w:rsid w:val="00247B01"/>
    <w:rsid w:val="00247E70"/>
    <w:rsid w:val="00250CEE"/>
    <w:rsid w:val="00252AD9"/>
    <w:rsid w:val="00254474"/>
    <w:rsid w:val="002558E5"/>
    <w:rsid w:val="00255B3A"/>
    <w:rsid w:val="0025733F"/>
    <w:rsid w:val="002601A5"/>
    <w:rsid w:val="002606A0"/>
    <w:rsid w:val="0026140B"/>
    <w:rsid w:val="00261D6C"/>
    <w:rsid w:val="00263106"/>
    <w:rsid w:val="00265114"/>
    <w:rsid w:val="00270223"/>
    <w:rsid w:val="00270E14"/>
    <w:rsid w:val="00271AA9"/>
    <w:rsid w:val="0027346C"/>
    <w:rsid w:val="0027520D"/>
    <w:rsid w:val="00276BDB"/>
    <w:rsid w:val="002818D7"/>
    <w:rsid w:val="00281E3A"/>
    <w:rsid w:val="0028269B"/>
    <w:rsid w:val="0028424D"/>
    <w:rsid w:val="00284CDF"/>
    <w:rsid w:val="00285AB2"/>
    <w:rsid w:val="0028696E"/>
    <w:rsid w:val="0028787E"/>
    <w:rsid w:val="00290B9C"/>
    <w:rsid w:val="00290DA2"/>
    <w:rsid w:val="00297D59"/>
    <w:rsid w:val="002A0B0C"/>
    <w:rsid w:val="002A36E8"/>
    <w:rsid w:val="002A3B97"/>
    <w:rsid w:val="002A4620"/>
    <w:rsid w:val="002A46AD"/>
    <w:rsid w:val="002A4A1C"/>
    <w:rsid w:val="002A749B"/>
    <w:rsid w:val="002B0767"/>
    <w:rsid w:val="002B09E0"/>
    <w:rsid w:val="002B30AF"/>
    <w:rsid w:val="002B4E46"/>
    <w:rsid w:val="002B534F"/>
    <w:rsid w:val="002B67C6"/>
    <w:rsid w:val="002C670B"/>
    <w:rsid w:val="002C76C9"/>
    <w:rsid w:val="002D0F1A"/>
    <w:rsid w:val="002D4BBB"/>
    <w:rsid w:val="002D6E0B"/>
    <w:rsid w:val="002D71A8"/>
    <w:rsid w:val="002D7D92"/>
    <w:rsid w:val="002E0461"/>
    <w:rsid w:val="002E2BE3"/>
    <w:rsid w:val="002E38A2"/>
    <w:rsid w:val="002E4480"/>
    <w:rsid w:val="002E4659"/>
    <w:rsid w:val="002E5663"/>
    <w:rsid w:val="002E6F2C"/>
    <w:rsid w:val="002E7830"/>
    <w:rsid w:val="002F080B"/>
    <w:rsid w:val="002F6C0C"/>
    <w:rsid w:val="00300380"/>
    <w:rsid w:val="00301745"/>
    <w:rsid w:val="00302C4A"/>
    <w:rsid w:val="00303473"/>
    <w:rsid w:val="00306C67"/>
    <w:rsid w:val="00311E4A"/>
    <w:rsid w:val="003129B8"/>
    <w:rsid w:val="00313614"/>
    <w:rsid w:val="00314BEE"/>
    <w:rsid w:val="00315843"/>
    <w:rsid w:val="00315A23"/>
    <w:rsid w:val="00316FE9"/>
    <w:rsid w:val="003172AC"/>
    <w:rsid w:val="00321141"/>
    <w:rsid w:val="00323771"/>
    <w:rsid w:val="00330E19"/>
    <w:rsid w:val="003310DB"/>
    <w:rsid w:val="00331EA3"/>
    <w:rsid w:val="00335946"/>
    <w:rsid w:val="00336405"/>
    <w:rsid w:val="00336B4C"/>
    <w:rsid w:val="00336BB8"/>
    <w:rsid w:val="003406FF"/>
    <w:rsid w:val="00341405"/>
    <w:rsid w:val="003423BB"/>
    <w:rsid w:val="00342C6A"/>
    <w:rsid w:val="00344257"/>
    <w:rsid w:val="00346C3E"/>
    <w:rsid w:val="00346D5B"/>
    <w:rsid w:val="00347AC8"/>
    <w:rsid w:val="00351B4D"/>
    <w:rsid w:val="00353449"/>
    <w:rsid w:val="00355322"/>
    <w:rsid w:val="00357E98"/>
    <w:rsid w:val="0036426B"/>
    <w:rsid w:val="003654B1"/>
    <w:rsid w:val="003701F2"/>
    <w:rsid w:val="003733AB"/>
    <w:rsid w:val="00373FBF"/>
    <w:rsid w:val="00374670"/>
    <w:rsid w:val="00376604"/>
    <w:rsid w:val="00377E08"/>
    <w:rsid w:val="003802B8"/>
    <w:rsid w:val="00381186"/>
    <w:rsid w:val="0038362E"/>
    <w:rsid w:val="00384003"/>
    <w:rsid w:val="00386804"/>
    <w:rsid w:val="00392F22"/>
    <w:rsid w:val="0039654B"/>
    <w:rsid w:val="003967D0"/>
    <w:rsid w:val="003A13FD"/>
    <w:rsid w:val="003A155A"/>
    <w:rsid w:val="003A3316"/>
    <w:rsid w:val="003A51A6"/>
    <w:rsid w:val="003A5389"/>
    <w:rsid w:val="003A5C1F"/>
    <w:rsid w:val="003A5C53"/>
    <w:rsid w:val="003B1496"/>
    <w:rsid w:val="003B27DD"/>
    <w:rsid w:val="003B4A8C"/>
    <w:rsid w:val="003B7709"/>
    <w:rsid w:val="003C3951"/>
    <w:rsid w:val="003C46C5"/>
    <w:rsid w:val="003C5F59"/>
    <w:rsid w:val="003C6AB0"/>
    <w:rsid w:val="003C77A8"/>
    <w:rsid w:val="003D05CB"/>
    <w:rsid w:val="003D2BC5"/>
    <w:rsid w:val="003D36E6"/>
    <w:rsid w:val="003D5414"/>
    <w:rsid w:val="003D5582"/>
    <w:rsid w:val="003E0B8E"/>
    <w:rsid w:val="003E2AB9"/>
    <w:rsid w:val="003E3025"/>
    <w:rsid w:val="003E6666"/>
    <w:rsid w:val="003E77C5"/>
    <w:rsid w:val="003F0893"/>
    <w:rsid w:val="003F0AEE"/>
    <w:rsid w:val="003F248A"/>
    <w:rsid w:val="003F4438"/>
    <w:rsid w:val="003F76B9"/>
    <w:rsid w:val="00400836"/>
    <w:rsid w:val="0040117F"/>
    <w:rsid w:val="004014BE"/>
    <w:rsid w:val="00401562"/>
    <w:rsid w:val="004020A2"/>
    <w:rsid w:val="0040299C"/>
    <w:rsid w:val="004036D3"/>
    <w:rsid w:val="004057EC"/>
    <w:rsid w:val="00412A4B"/>
    <w:rsid w:val="00413D6B"/>
    <w:rsid w:val="004151CB"/>
    <w:rsid w:val="00416842"/>
    <w:rsid w:val="00416861"/>
    <w:rsid w:val="0041700F"/>
    <w:rsid w:val="00417D79"/>
    <w:rsid w:val="00421BDE"/>
    <w:rsid w:val="00422590"/>
    <w:rsid w:val="004227EA"/>
    <w:rsid w:val="00422B6C"/>
    <w:rsid w:val="00422E2C"/>
    <w:rsid w:val="00423682"/>
    <w:rsid w:val="00424E7E"/>
    <w:rsid w:val="00426CC5"/>
    <w:rsid w:val="00432849"/>
    <w:rsid w:val="00432C48"/>
    <w:rsid w:val="004356A1"/>
    <w:rsid w:val="00435E87"/>
    <w:rsid w:val="0044594D"/>
    <w:rsid w:val="00445D77"/>
    <w:rsid w:val="0044601E"/>
    <w:rsid w:val="00446210"/>
    <w:rsid w:val="00452BB8"/>
    <w:rsid w:val="00454C81"/>
    <w:rsid w:val="00466A69"/>
    <w:rsid w:val="0046737D"/>
    <w:rsid w:val="004714F3"/>
    <w:rsid w:val="004735B2"/>
    <w:rsid w:val="004736CB"/>
    <w:rsid w:val="00473789"/>
    <w:rsid w:val="0047485F"/>
    <w:rsid w:val="0047582C"/>
    <w:rsid w:val="0047638E"/>
    <w:rsid w:val="00482860"/>
    <w:rsid w:val="00484D0A"/>
    <w:rsid w:val="004855D2"/>
    <w:rsid w:val="00490578"/>
    <w:rsid w:val="00491164"/>
    <w:rsid w:val="004925F5"/>
    <w:rsid w:val="0049317A"/>
    <w:rsid w:val="0049436C"/>
    <w:rsid w:val="004A031B"/>
    <w:rsid w:val="004A16E7"/>
    <w:rsid w:val="004A450A"/>
    <w:rsid w:val="004A560F"/>
    <w:rsid w:val="004A564A"/>
    <w:rsid w:val="004A6DF8"/>
    <w:rsid w:val="004A7349"/>
    <w:rsid w:val="004B1B83"/>
    <w:rsid w:val="004B52E4"/>
    <w:rsid w:val="004B5541"/>
    <w:rsid w:val="004B6F3D"/>
    <w:rsid w:val="004B72E5"/>
    <w:rsid w:val="004B7D23"/>
    <w:rsid w:val="004C22F3"/>
    <w:rsid w:val="004C2EC2"/>
    <w:rsid w:val="004C3521"/>
    <w:rsid w:val="004C4AFA"/>
    <w:rsid w:val="004D195F"/>
    <w:rsid w:val="004D39B1"/>
    <w:rsid w:val="004D4661"/>
    <w:rsid w:val="004D6222"/>
    <w:rsid w:val="004E00DF"/>
    <w:rsid w:val="004E0572"/>
    <w:rsid w:val="004E117C"/>
    <w:rsid w:val="004E2FD9"/>
    <w:rsid w:val="004E6670"/>
    <w:rsid w:val="004E72AC"/>
    <w:rsid w:val="004F27D3"/>
    <w:rsid w:val="004F7108"/>
    <w:rsid w:val="004F7584"/>
    <w:rsid w:val="005000F2"/>
    <w:rsid w:val="005029C4"/>
    <w:rsid w:val="00504DE7"/>
    <w:rsid w:val="005052E3"/>
    <w:rsid w:val="00506597"/>
    <w:rsid w:val="00512D8C"/>
    <w:rsid w:val="00515CCB"/>
    <w:rsid w:val="00515D9C"/>
    <w:rsid w:val="005177D3"/>
    <w:rsid w:val="0052118C"/>
    <w:rsid w:val="00521DA2"/>
    <w:rsid w:val="00524B54"/>
    <w:rsid w:val="005260F8"/>
    <w:rsid w:val="00527EBA"/>
    <w:rsid w:val="00530269"/>
    <w:rsid w:val="00530DAE"/>
    <w:rsid w:val="005323F4"/>
    <w:rsid w:val="005345F8"/>
    <w:rsid w:val="005359F3"/>
    <w:rsid w:val="00537726"/>
    <w:rsid w:val="005378B5"/>
    <w:rsid w:val="00537E7F"/>
    <w:rsid w:val="00540CED"/>
    <w:rsid w:val="00541C69"/>
    <w:rsid w:val="00543F5D"/>
    <w:rsid w:val="00544C52"/>
    <w:rsid w:val="00550423"/>
    <w:rsid w:val="00552D70"/>
    <w:rsid w:val="005541C5"/>
    <w:rsid w:val="00554F43"/>
    <w:rsid w:val="005613A7"/>
    <w:rsid w:val="00562CC5"/>
    <w:rsid w:val="00563915"/>
    <w:rsid w:val="00566870"/>
    <w:rsid w:val="00575DF5"/>
    <w:rsid w:val="005827C9"/>
    <w:rsid w:val="005828D6"/>
    <w:rsid w:val="005837DB"/>
    <w:rsid w:val="00586107"/>
    <w:rsid w:val="00587BA0"/>
    <w:rsid w:val="00591754"/>
    <w:rsid w:val="005940A2"/>
    <w:rsid w:val="00596141"/>
    <w:rsid w:val="00597A34"/>
    <w:rsid w:val="00597D96"/>
    <w:rsid w:val="005A37C5"/>
    <w:rsid w:val="005A60E2"/>
    <w:rsid w:val="005A6175"/>
    <w:rsid w:val="005A7C34"/>
    <w:rsid w:val="005B2F8F"/>
    <w:rsid w:val="005B3D1B"/>
    <w:rsid w:val="005C41F5"/>
    <w:rsid w:val="005C57B4"/>
    <w:rsid w:val="005C5D10"/>
    <w:rsid w:val="005D01DD"/>
    <w:rsid w:val="005D29C3"/>
    <w:rsid w:val="005D6327"/>
    <w:rsid w:val="005D7984"/>
    <w:rsid w:val="005E5F54"/>
    <w:rsid w:val="005F0E71"/>
    <w:rsid w:val="005F1FA6"/>
    <w:rsid w:val="005F2ACE"/>
    <w:rsid w:val="005F35B1"/>
    <w:rsid w:val="005F5194"/>
    <w:rsid w:val="005F53D2"/>
    <w:rsid w:val="005F6B4A"/>
    <w:rsid w:val="005F72CE"/>
    <w:rsid w:val="005F76D0"/>
    <w:rsid w:val="006018A4"/>
    <w:rsid w:val="00602646"/>
    <w:rsid w:val="00603C6C"/>
    <w:rsid w:val="00604DC0"/>
    <w:rsid w:val="0060516A"/>
    <w:rsid w:val="006072D6"/>
    <w:rsid w:val="006114AF"/>
    <w:rsid w:val="0061175E"/>
    <w:rsid w:val="00612651"/>
    <w:rsid w:val="00624439"/>
    <w:rsid w:val="00626F1D"/>
    <w:rsid w:val="00627BEA"/>
    <w:rsid w:val="006300E4"/>
    <w:rsid w:val="006306C2"/>
    <w:rsid w:val="00630B98"/>
    <w:rsid w:val="00631558"/>
    <w:rsid w:val="00631B85"/>
    <w:rsid w:val="006357AF"/>
    <w:rsid w:val="00635D52"/>
    <w:rsid w:val="006360E7"/>
    <w:rsid w:val="00637307"/>
    <w:rsid w:val="00640293"/>
    <w:rsid w:val="006404DA"/>
    <w:rsid w:val="00640C4B"/>
    <w:rsid w:val="00640DDA"/>
    <w:rsid w:val="00641A09"/>
    <w:rsid w:val="00642613"/>
    <w:rsid w:val="0064261B"/>
    <w:rsid w:val="0064450B"/>
    <w:rsid w:val="0064723C"/>
    <w:rsid w:val="00647625"/>
    <w:rsid w:val="00647D1F"/>
    <w:rsid w:val="00653308"/>
    <w:rsid w:val="006565BA"/>
    <w:rsid w:val="00656857"/>
    <w:rsid w:val="006643E2"/>
    <w:rsid w:val="00664635"/>
    <w:rsid w:val="0067049A"/>
    <w:rsid w:val="00670B81"/>
    <w:rsid w:val="006719B0"/>
    <w:rsid w:val="0067227D"/>
    <w:rsid w:val="00673250"/>
    <w:rsid w:val="00673AF4"/>
    <w:rsid w:val="00674AA7"/>
    <w:rsid w:val="00682964"/>
    <w:rsid w:val="00686098"/>
    <w:rsid w:val="006861BA"/>
    <w:rsid w:val="006863D5"/>
    <w:rsid w:val="00686A57"/>
    <w:rsid w:val="006876F0"/>
    <w:rsid w:val="006914A1"/>
    <w:rsid w:val="00693533"/>
    <w:rsid w:val="00693966"/>
    <w:rsid w:val="00693AA6"/>
    <w:rsid w:val="006949E9"/>
    <w:rsid w:val="00695D9E"/>
    <w:rsid w:val="006968F2"/>
    <w:rsid w:val="006972BF"/>
    <w:rsid w:val="00697374"/>
    <w:rsid w:val="00697A6C"/>
    <w:rsid w:val="006A1979"/>
    <w:rsid w:val="006A6A7E"/>
    <w:rsid w:val="006A7C83"/>
    <w:rsid w:val="006B2A0F"/>
    <w:rsid w:val="006B4AFD"/>
    <w:rsid w:val="006B4F50"/>
    <w:rsid w:val="006C181A"/>
    <w:rsid w:val="006D05A2"/>
    <w:rsid w:val="006D1EF0"/>
    <w:rsid w:val="006D4AE5"/>
    <w:rsid w:val="006D52E1"/>
    <w:rsid w:val="006D64A5"/>
    <w:rsid w:val="006E2046"/>
    <w:rsid w:val="006E37E3"/>
    <w:rsid w:val="006E3D23"/>
    <w:rsid w:val="006E5B6F"/>
    <w:rsid w:val="006E5FF3"/>
    <w:rsid w:val="006E651C"/>
    <w:rsid w:val="006F2445"/>
    <w:rsid w:val="006F3A96"/>
    <w:rsid w:val="006F3CCC"/>
    <w:rsid w:val="006F6723"/>
    <w:rsid w:val="006F6CC8"/>
    <w:rsid w:val="006F7CCF"/>
    <w:rsid w:val="00700074"/>
    <w:rsid w:val="00701798"/>
    <w:rsid w:val="00701F3F"/>
    <w:rsid w:val="0070256C"/>
    <w:rsid w:val="007056C4"/>
    <w:rsid w:val="00705B60"/>
    <w:rsid w:val="00706C54"/>
    <w:rsid w:val="0071032A"/>
    <w:rsid w:val="007110A2"/>
    <w:rsid w:val="00711891"/>
    <w:rsid w:val="007138DA"/>
    <w:rsid w:val="00714A70"/>
    <w:rsid w:val="00715109"/>
    <w:rsid w:val="007158DE"/>
    <w:rsid w:val="00716915"/>
    <w:rsid w:val="00716D2F"/>
    <w:rsid w:val="00717B86"/>
    <w:rsid w:val="00717FA0"/>
    <w:rsid w:val="0072013D"/>
    <w:rsid w:val="007233C6"/>
    <w:rsid w:val="00724251"/>
    <w:rsid w:val="00724841"/>
    <w:rsid w:val="00731DD2"/>
    <w:rsid w:val="00732A59"/>
    <w:rsid w:val="0073499B"/>
    <w:rsid w:val="00736BFB"/>
    <w:rsid w:val="00737074"/>
    <w:rsid w:val="00747957"/>
    <w:rsid w:val="00747AB7"/>
    <w:rsid w:val="00750739"/>
    <w:rsid w:val="00753F08"/>
    <w:rsid w:val="00760619"/>
    <w:rsid w:val="007614FA"/>
    <w:rsid w:val="00762D89"/>
    <w:rsid w:val="00762EDD"/>
    <w:rsid w:val="00764D0B"/>
    <w:rsid w:val="00766769"/>
    <w:rsid w:val="0076727B"/>
    <w:rsid w:val="00767668"/>
    <w:rsid w:val="007709A1"/>
    <w:rsid w:val="0077198F"/>
    <w:rsid w:val="007749EA"/>
    <w:rsid w:val="00776726"/>
    <w:rsid w:val="0078239A"/>
    <w:rsid w:val="0078794C"/>
    <w:rsid w:val="00790002"/>
    <w:rsid w:val="007928B2"/>
    <w:rsid w:val="007A08F1"/>
    <w:rsid w:val="007A1C88"/>
    <w:rsid w:val="007A4819"/>
    <w:rsid w:val="007A4CD8"/>
    <w:rsid w:val="007A5892"/>
    <w:rsid w:val="007A5F97"/>
    <w:rsid w:val="007A6B07"/>
    <w:rsid w:val="007A756E"/>
    <w:rsid w:val="007A7D03"/>
    <w:rsid w:val="007B03FD"/>
    <w:rsid w:val="007B0F80"/>
    <w:rsid w:val="007B1258"/>
    <w:rsid w:val="007B1865"/>
    <w:rsid w:val="007B2CB6"/>
    <w:rsid w:val="007B4833"/>
    <w:rsid w:val="007B77EB"/>
    <w:rsid w:val="007C1ECC"/>
    <w:rsid w:val="007C34D9"/>
    <w:rsid w:val="007C4303"/>
    <w:rsid w:val="007C6385"/>
    <w:rsid w:val="007D0C90"/>
    <w:rsid w:val="007D1395"/>
    <w:rsid w:val="007D44D2"/>
    <w:rsid w:val="007D5CA3"/>
    <w:rsid w:val="007E6627"/>
    <w:rsid w:val="007F0107"/>
    <w:rsid w:val="007F0BE1"/>
    <w:rsid w:val="007F41F6"/>
    <w:rsid w:val="007F7086"/>
    <w:rsid w:val="007F7DCE"/>
    <w:rsid w:val="0080026B"/>
    <w:rsid w:val="0080040B"/>
    <w:rsid w:val="00800EB0"/>
    <w:rsid w:val="00801E35"/>
    <w:rsid w:val="008020D1"/>
    <w:rsid w:val="00803DA9"/>
    <w:rsid w:val="00804D66"/>
    <w:rsid w:val="008050C2"/>
    <w:rsid w:val="00806661"/>
    <w:rsid w:val="00810488"/>
    <w:rsid w:val="008117A1"/>
    <w:rsid w:val="00812177"/>
    <w:rsid w:val="00812651"/>
    <w:rsid w:val="0081420E"/>
    <w:rsid w:val="008142DB"/>
    <w:rsid w:val="00814615"/>
    <w:rsid w:val="00817948"/>
    <w:rsid w:val="00824118"/>
    <w:rsid w:val="00824CCE"/>
    <w:rsid w:val="00824F7A"/>
    <w:rsid w:val="008259EC"/>
    <w:rsid w:val="008263BE"/>
    <w:rsid w:val="00830A43"/>
    <w:rsid w:val="00830BB4"/>
    <w:rsid w:val="0083485F"/>
    <w:rsid w:val="0084357D"/>
    <w:rsid w:val="00844108"/>
    <w:rsid w:val="00844932"/>
    <w:rsid w:val="0084577C"/>
    <w:rsid w:val="00845803"/>
    <w:rsid w:val="00845F7F"/>
    <w:rsid w:val="00847C5D"/>
    <w:rsid w:val="0085000E"/>
    <w:rsid w:val="00851B46"/>
    <w:rsid w:val="00851CD0"/>
    <w:rsid w:val="008529CD"/>
    <w:rsid w:val="008530B1"/>
    <w:rsid w:val="0085423F"/>
    <w:rsid w:val="00854D07"/>
    <w:rsid w:val="0085645F"/>
    <w:rsid w:val="00857F57"/>
    <w:rsid w:val="00861A86"/>
    <w:rsid w:val="00862346"/>
    <w:rsid w:val="00862869"/>
    <w:rsid w:val="00862CEC"/>
    <w:rsid w:val="00862F39"/>
    <w:rsid w:val="00864765"/>
    <w:rsid w:val="00867498"/>
    <w:rsid w:val="008701F8"/>
    <w:rsid w:val="008702AC"/>
    <w:rsid w:val="008742AE"/>
    <w:rsid w:val="0087433E"/>
    <w:rsid w:val="008748FC"/>
    <w:rsid w:val="00874E73"/>
    <w:rsid w:val="008763F1"/>
    <w:rsid w:val="008769F3"/>
    <w:rsid w:val="00881252"/>
    <w:rsid w:val="008837BD"/>
    <w:rsid w:val="008877AF"/>
    <w:rsid w:val="00892105"/>
    <w:rsid w:val="008924D4"/>
    <w:rsid w:val="00893691"/>
    <w:rsid w:val="0089569C"/>
    <w:rsid w:val="00895A81"/>
    <w:rsid w:val="00896158"/>
    <w:rsid w:val="00896250"/>
    <w:rsid w:val="008A146D"/>
    <w:rsid w:val="008A1884"/>
    <w:rsid w:val="008A3A82"/>
    <w:rsid w:val="008A5819"/>
    <w:rsid w:val="008A6351"/>
    <w:rsid w:val="008A6801"/>
    <w:rsid w:val="008A6CC7"/>
    <w:rsid w:val="008A71D1"/>
    <w:rsid w:val="008A72C1"/>
    <w:rsid w:val="008A7CBB"/>
    <w:rsid w:val="008B130E"/>
    <w:rsid w:val="008B1EA6"/>
    <w:rsid w:val="008B3415"/>
    <w:rsid w:val="008B7142"/>
    <w:rsid w:val="008B7B17"/>
    <w:rsid w:val="008C0662"/>
    <w:rsid w:val="008C7CC4"/>
    <w:rsid w:val="008D1851"/>
    <w:rsid w:val="008D19C6"/>
    <w:rsid w:val="008D22B5"/>
    <w:rsid w:val="008D3F56"/>
    <w:rsid w:val="008D4E82"/>
    <w:rsid w:val="008D52C4"/>
    <w:rsid w:val="008D56AF"/>
    <w:rsid w:val="008D6CF8"/>
    <w:rsid w:val="008D7420"/>
    <w:rsid w:val="008D7FB4"/>
    <w:rsid w:val="008E1648"/>
    <w:rsid w:val="008E1FFF"/>
    <w:rsid w:val="008E223D"/>
    <w:rsid w:val="008E4655"/>
    <w:rsid w:val="008E504E"/>
    <w:rsid w:val="008E52E0"/>
    <w:rsid w:val="008E53DE"/>
    <w:rsid w:val="008E65D4"/>
    <w:rsid w:val="008E701F"/>
    <w:rsid w:val="008E779D"/>
    <w:rsid w:val="008F493C"/>
    <w:rsid w:val="008F5C5F"/>
    <w:rsid w:val="008F67B7"/>
    <w:rsid w:val="008F6EEA"/>
    <w:rsid w:val="00901F33"/>
    <w:rsid w:val="00902CE9"/>
    <w:rsid w:val="00906E97"/>
    <w:rsid w:val="009072B3"/>
    <w:rsid w:val="00907740"/>
    <w:rsid w:val="0091577F"/>
    <w:rsid w:val="00916B71"/>
    <w:rsid w:val="00917439"/>
    <w:rsid w:val="0091791B"/>
    <w:rsid w:val="009222D4"/>
    <w:rsid w:val="00923578"/>
    <w:rsid w:val="009243A9"/>
    <w:rsid w:val="00925983"/>
    <w:rsid w:val="0092772D"/>
    <w:rsid w:val="00930417"/>
    <w:rsid w:val="009316BA"/>
    <w:rsid w:val="00931B14"/>
    <w:rsid w:val="00931EEB"/>
    <w:rsid w:val="0093244F"/>
    <w:rsid w:val="0093366E"/>
    <w:rsid w:val="00935BA4"/>
    <w:rsid w:val="00935CD0"/>
    <w:rsid w:val="0093787A"/>
    <w:rsid w:val="009411EA"/>
    <w:rsid w:val="00943433"/>
    <w:rsid w:val="0095053D"/>
    <w:rsid w:val="0095137C"/>
    <w:rsid w:val="00957285"/>
    <w:rsid w:val="00957A2E"/>
    <w:rsid w:val="009612F8"/>
    <w:rsid w:val="00961E32"/>
    <w:rsid w:val="00963015"/>
    <w:rsid w:val="009651EC"/>
    <w:rsid w:val="009660FF"/>
    <w:rsid w:val="009707B7"/>
    <w:rsid w:val="0097182B"/>
    <w:rsid w:val="009724B4"/>
    <w:rsid w:val="009754D1"/>
    <w:rsid w:val="00975709"/>
    <w:rsid w:val="009768F3"/>
    <w:rsid w:val="00976F7A"/>
    <w:rsid w:val="00983D60"/>
    <w:rsid w:val="00984088"/>
    <w:rsid w:val="00986C47"/>
    <w:rsid w:val="009878B1"/>
    <w:rsid w:val="00991E90"/>
    <w:rsid w:val="00991F4B"/>
    <w:rsid w:val="00992F58"/>
    <w:rsid w:val="009934E1"/>
    <w:rsid w:val="00994CD1"/>
    <w:rsid w:val="00997E17"/>
    <w:rsid w:val="00997EFD"/>
    <w:rsid w:val="009A2FEE"/>
    <w:rsid w:val="009A38BE"/>
    <w:rsid w:val="009A7E73"/>
    <w:rsid w:val="009B34F7"/>
    <w:rsid w:val="009B4397"/>
    <w:rsid w:val="009B439B"/>
    <w:rsid w:val="009B58FE"/>
    <w:rsid w:val="009C0DF4"/>
    <w:rsid w:val="009C1468"/>
    <w:rsid w:val="009C1CE5"/>
    <w:rsid w:val="009C2245"/>
    <w:rsid w:val="009C6DB4"/>
    <w:rsid w:val="009C6FB8"/>
    <w:rsid w:val="009D075D"/>
    <w:rsid w:val="009D2880"/>
    <w:rsid w:val="009D2DC7"/>
    <w:rsid w:val="009D4559"/>
    <w:rsid w:val="009D5158"/>
    <w:rsid w:val="009D7224"/>
    <w:rsid w:val="009E15DE"/>
    <w:rsid w:val="009E3A5A"/>
    <w:rsid w:val="009E3FA8"/>
    <w:rsid w:val="009E55FE"/>
    <w:rsid w:val="009E706F"/>
    <w:rsid w:val="009E7E7A"/>
    <w:rsid w:val="009F2102"/>
    <w:rsid w:val="009F31BA"/>
    <w:rsid w:val="009F524E"/>
    <w:rsid w:val="009F6569"/>
    <w:rsid w:val="009F6955"/>
    <w:rsid w:val="00A030E7"/>
    <w:rsid w:val="00A03CC5"/>
    <w:rsid w:val="00A05124"/>
    <w:rsid w:val="00A07D9E"/>
    <w:rsid w:val="00A15D79"/>
    <w:rsid w:val="00A17C1F"/>
    <w:rsid w:val="00A21AA3"/>
    <w:rsid w:val="00A23651"/>
    <w:rsid w:val="00A24B2F"/>
    <w:rsid w:val="00A26A19"/>
    <w:rsid w:val="00A27887"/>
    <w:rsid w:val="00A27E9B"/>
    <w:rsid w:val="00A30171"/>
    <w:rsid w:val="00A30FD5"/>
    <w:rsid w:val="00A31498"/>
    <w:rsid w:val="00A316AF"/>
    <w:rsid w:val="00A32011"/>
    <w:rsid w:val="00A324CB"/>
    <w:rsid w:val="00A3261F"/>
    <w:rsid w:val="00A33711"/>
    <w:rsid w:val="00A33EB6"/>
    <w:rsid w:val="00A3446C"/>
    <w:rsid w:val="00A40F69"/>
    <w:rsid w:val="00A43A76"/>
    <w:rsid w:val="00A47D04"/>
    <w:rsid w:val="00A5092A"/>
    <w:rsid w:val="00A539E9"/>
    <w:rsid w:val="00A54EE1"/>
    <w:rsid w:val="00A5526C"/>
    <w:rsid w:val="00A55E28"/>
    <w:rsid w:val="00A56DD8"/>
    <w:rsid w:val="00A62212"/>
    <w:rsid w:val="00A66C47"/>
    <w:rsid w:val="00A674E3"/>
    <w:rsid w:val="00A70705"/>
    <w:rsid w:val="00A725F1"/>
    <w:rsid w:val="00A745BA"/>
    <w:rsid w:val="00A74DD1"/>
    <w:rsid w:val="00A7509F"/>
    <w:rsid w:val="00A75B46"/>
    <w:rsid w:val="00A76ADB"/>
    <w:rsid w:val="00A817B7"/>
    <w:rsid w:val="00A82A50"/>
    <w:rsid w:val="00A85657"/>
    <w:rsid w:val="00A8655C"/>
    <w:rsid w:val="00A8705E"/>
    <w:rsid w:val="00A901D7"/>
    <w:rsid w:val="00A947DA"/>
    <w:rsid w:val="00A97900"/>
    <w:rsid w:val="00AA30FC"/>
    <w:rsid w:val="00AA4030"/>
    <w:rsid w:val="00AA4FAE"/>
    <w:rsid w:val="00AA59B8"/>
    <w:rsid w:val="00AA783C"/>
    <w:rsid w:val="00AB2E73"/>
    <w:rsid w:val="00AB3C5A"/>
    <w:rsid w:val="00AB3C7B"/>
    <w:rsid w:val="00AB4A46"/>
    <w:rsid w:val="00AB5BAC"/>
    <w:rsid w:val="00AB6CCF"/>
    <w:rsid w:val="00AC2711"/>
    <w:rsid w:val="00AC2C1E"/>
    <w:rsid w:val="00AC59D3"/>
    <w:rsid w:val="00AD31BA"/>
    <w:rsid w:val="00AD3B57"/>
    <w:rsid w:val="00AD5AF0"/>
    <w:rsid w:val="00AD6979"/>
    <w:rsid w:val="00AD7A9C"/>
    <w:rsid w:val="00AE27B3"/>
    <w:rsid w:val="00AE4230"/>
    <w:rsid w:val="00AF0B78"/>
    <w:rsid w:val="00AF0EC5"/>
    <w:rsid w:val="00AF0ED6"/>
    <w:rsid w:val="00AF1B1C"/>
    <w:rsid w:val="00AF2828"/>
    <w:rsid w:val="00AF383A"/>
    <w:rsid w:val="00B000E8"/>
    <w:rsid w:val="00B008A7"/>
    <w:rsid w:val="00B0483B"/>
    <w:rsid w:val="00B04A05"/>
    <w:rsid w:val="00B05F42"/>
    <w:rsid w:val="00B10F59"/>
    <w:rsid w:val="00B11CB6"/>
    <w:rsid w:val="00B12DB9"/>
    <w:rsid w:val="00B160B9"/>
    <w:rsid w:val="00B206EF"/>
    <w:rsid w:val="00B2236F"/>
    <w:rsid w:val="00B23E89"/>
    <w:rsid w:val="00B245E0"/>
    <w:rsid w:val="00B26030"/>
    <w:rsid w:val="00B30D3E"/>
    <w:rsid w:val="00B35370"/>
    <w:rsid w:val="00B40B36"/>
    <w:rsid w:val="00B42684"/>
    <w:rsid w:val="00B432BB"/>
    <w:rsid w:val="00B45C15"/>
    <w:rsid w:val="00B46119"/>
    <w:rsid w:val="00B46C72"/>
    <w:rsid w:val="00B528FB"/>
    <w:rsid w:val="00B53D42"/>
    <w:rsid w:val="00B541C7"/>
    <w:rsid w:val="00B60326"/>
    <w:rsid w:val="00B61508"/>
    <w:rsid w:val="00B615FB"/>
    <w:rsid w:val="00B61FD1"/>
    <w:rsid w:val="00B65193"/>
    <w:rsid w:val="00B700A7"/>
    <w:rsid w:val="00B702CE"/>
    <w:rsid w:val="00B72D46"/>
    <w:rsid w:val="00B7310C"/>
    <w:rsid w:val="00B7545F"/>
    <w:rsid w:val="00B80064"/>
    <w:rsid w:val="00B81FF5"/>
    <w:rsid w:val="00B8373C"/>
    <w:rsid w:val="00B83FF6"/>
    <w:rsid w:val="00B90EC6"/>
    <w:rsid w:val="00B95597"/>
    <w:rsid w:val="00B95D01"/>
    <w:rsid w:val="00B96948"/>
    <w:rsid w:val="00B96D5E"/>
    <w:rsid w:val="00BA1C40"/>
    <w:rsid w:val="00BA5E6C"/>
    <w:rsid w:val="00BA70C6"/>
    <w:rsid w:val="00BB0140"/>
    <w:rsid w:val="00BB356E"/>
    <w:rsid w:val="00BB50C9"/>
    <w:rsid w:val="00BB5D20"/>
    <w:rsid w:val="00BB6AFF"/>
    <w:rsid w:val="00BC0899"/>
    <w:rsid w:val="00BC12CC"/>
    <w:rsid w:val="00BC2787"/>
    <w:rsid w:val="00BC3E6E"/>
    <w:rsid w:val="00BC6502"/>
    <w:rsid w:val="00BC7B3A"/>
    <w:rsid w:val="00BC7D03"/>
    <w:rsid w:val="00BD39AC"/>
    <w:rsid w:val="00BD3F40"/>
    <w:rsid w:val="00BD4F14"/>
    <w:rsid w:val="00BE4924"/>
    <w:rsid w:val="00BE5196"/>
    <w:rsid w:val="00BE5C10"/>
    <w:rsid w:val="00BE5C7A"/>
    <w:rsid w:val="00BE6659"/>
    <w:rsid w:val="00BE6C49"/>
    <w:rsid w:val="00BE75C5"/>
    <w:rsid w:val="00BF03DC"/>
    <w:rsid w:val="00BF1A9D"/>
    <w:rsid w:val="00BF3675"/>
    <w:rsid w:val="00BF56EF"/>
    <w:rsid w:val="00BF605E"/>
    <w:rsid w:val="00C00A10"/>
    <w:rsid w:val="00C0148E"/>
    <w:rsid w:val="00C05236"/>
    <w:rsid w:val="00C06084"/>
    <w:rsid w:val="00C06504"/>
    <w:rsid w:val="00C1030B"/>
    <w:rsid w:val="00C12E03"/>
    <w:rsid w:val="00C1417D"/>
    <w:rsid w:val="00C16197"/>
    <w:rsid w:val="00C17501"/>
    <w:rsid w:val="00C20369"/>
    <w:rsid w:val="00C21268"/>
    <w:rsid w:val="00C21F28"/>
    <w:rsid w:val="00C2263B"/>
    <w:rsid w:val="00C24166"/>
    <w:rsid w:val="00C2459E"/>
    <w:rsid w:val="00C24F23"/>
    <w:rsid w:val="00C26ABD"/>
    <w:rsid w:val="00C2715E"/>
    <w:rsid w:val="00C3039A"/>
    <w:rsid w:val="00C352A8"/>
    <w:rsid w:val="00C3556F"/>
    <w:rsid w:val="00C35794"/>
    <w:rsid w:val="00C357A2"/>
    <w:rsid w:val="00C40B44"/>
    <w:rsid w:val="00C41AEC"/>
    <w:rsid w:val="00C41C58"/>
    <w:rsid w:val="00C42BC1"/>
    <w:rsid w:val="00C440B8"/>
    <w:rsid w:val="00C4470D"/>
    <w:rsid w:val="00C4765C"/>
    <w:rsid w:val="00C51C25"/>
    <w:rsid w:val="00C5333D"/>
    <w:rsid w:val="00C5386F"/>
    <w:rsid w:val="00C56877"/>
    <w:rsid w:val="00C61586"/>
    <w:rsid w:val="00C660EE"/>
    <w:rsid w:val="00C7064D"/>
    <w:rsid w:val="00C720D8"/>
    <w:rsid w:val="00C75542"/>
    <w:rsid w:val="00C75FCA"/>
    <w:rsid w:val="00C769CE"/>
    <w:rsid w:val="00C80111"/>
    <w:rsid w:val="00C81F04"/>
    <w:rsid w:val="00C828B1"/>
    <w:rsid w:val="00C83060"/>
    <w:rsid w:val="00C833D9"/>
    <w:rsid w:val="00C9009B"/>
    <w:rsid w:val="00C92941"/>
    <w:rsid w:val="00C93E64"/>
    <w:rsid w:val="00C940FC"/>
    <w:rsid w:val="00C94399"/>
    <w:rsid w:val="00C944AD"/>
    <w:rsid w:val="00C94F54"/>
    <w:rsid w:val="00CA03D9"/>
    <w:rsid w:val="00CA1748"/>
    <w:rsid w:val="00CA3304"/>
    <w:rsid w:val="00CA55B7"/>
    <w:rsid w:val="00CA5989"/>
    <w:rsid w:val="00CB007C"/>
    <w:rsid w:val="00CB123B"/>
    <w:rsid w:val="00CB2343"/>
    <w:rsid w:val="00CB3CCB"/>
    <w:rsid w:val="00CB710A"/>
    <w:rsid w:val="00CC0E9D"/>
    <w:rsid w:val="00CC55C9"/>
    <w:rsid w:val="00CC5F4A"/>
    <w:rsid w:val="00CC6276"/>
    <w:rsid w:val="00CC6ADB"/>
    <w:rsid w:val="00CD0E35"/>
    <w:rsid w:val="00CD1A82"/>
    <w:rsid w:val="00CD1B55"/>
    <w:rsid w:val="00CD223F"/>
    <w:rsid w:val="00CD6726"/>
    <w:rsid w:val="00CD6CC5"/>
    <w:rsid w:val="00CD7C25"/>
    <w:rsid w:val="00CE0179"/>
    <w:rsid w:val="00CE0320"/>
    <w:rsid w:val="00CE737A"/>
    <w:rsid w:val="00CE79B3"/>
    <w:rsid w:val="00CE7D02"/>
    <w:rsid w:val="00CF324C"/>
    <w:rsid w:val="00CF3933"/>
    <w:rsid w:val="00CF53ED"/>
    <w:rsid w:val="00CF77E2"/>
    <w:rsid w:val="00CF7EE4"/>
    <w:rsid w:val="00D00999"/>
    <w:rsid w:val="00D015CB"/>
    <w:rsid w:val="00D05966"/>
    <w:rsid w:val="00D07088"/>
    <w:rsid w:val="00D076F5"/>
    <w:rsid w:val="00D1158F"/>
    <w:rsid w:val="00D115B3"/>
    <w:rsid w:val="00D11AED"/>
    <w:rsid w:val="00D1371C"/>
    <w:rsid w:val="00D13F1F"/>
    <w:rsid w:val="00D1418A"/>
    <w:rsid w:val="00D148B8"/>
    <w:rsid w:val="00D16918"/>
    <w:rsid w:val="00D221E9"/>
    <w:rsid w:val="00D229AF"/>
    <w:rsid w:val="00D23CEE"/>
    <w:rsid w:val="00D24BBD"/>
    <w:rsid w:val="00D24BD8"/>
    <w:rsid w:val="00D3069E"/>
    <w:rsid w:val="00D3127B"/>
    <w:rsid w:val="00D3313C"/>
    <w:rsid w:val="00D3381C"/>
    <w:rsid w:val="00D41E34"/>
    <w:rsid w:val="00D428D2"/>
    <w:rsid w:val="00D43417"/>
    <w:rsid w:val="00D44644"/>
    <w:rsid w:val="00D447BA"/>
    <w:rsid w:val="00D4642E"/>
    <w:rsid w:val="00D467B4"/>
    <w:rsid w:val="00D4752A"/>
    <w:rsid w:val="00D47534"/>
    <w:rsid w:val="00D54931"/>
    <w:rsid w:val="00D55B8C"/>
    <w:rsid w:val="00D56544"/>
    <w:rsid w:val="00D56D6B"/>
    <w:rsid w:val="00D576FB"/>
    <w:rsid w:val="00D61426"/>
    <w:rsid w:val="00D63DB9"/>
    <w:rsid w:val="00D67BF6"/>
    <w:rsid w:val="00D70302"/>
    <w:rsid w:val="00D71511"/>
    <w:rsid w:val="00D7156F"/>
    <w:rsid w:val="00D73D48"/>
    <w:rsid w:val="00D73F44"/>
    <w:rsid w:val="00D757D4"/>
    <w:rsid w:val="00D7625B"/>
    <w:rsid w:val="00D769B4"/>
    <w:rsid w:val="00D772F6"/>
    <w:rsid w:val="00D858EC"/>
    <w:rsid w:val="00D85EAD"/>
    <w:rsid w:val="00D873FC"/>
    <w:rsid w:val="00D912E8"/>
    <w:rsid w:val="00D929C6"/>
    <w:rsid w:val="00D97BB7"/>
    <w:rsid w:val="00DA0935"/>
    <w:rsid w:val="00DA0D4A"/>
    <w:rsid w:val="00DA0E4A"/>
    <w:rsid w:val="00DA0EDF"/>
    <w:rsid w:val="00DA18A0"/>
    <w:rsid w:val="00DA1CCE"/>
    <w:rsid w:val="00DA2A6A"/>
    <w:rsid w:val="00DA44BE"/>
    <w:rsid w:val="00DA4D29"/>
    <w:rsid w:val="00DA5601"/>
    <w:rsid w:val="00DA7D9B"/>
    <w:rsid w:val="00DB1CA9"/>
    <w:rsid w:val="00DB4E10"/>
    <w:rsid w:val="00DB543D"/>
    <w:rsid w:val="00DB57B2"/>
    <w:rsid w:val="00DB67A9"/>
    <w:rsid w:val="00DC0575"/>
    <w:rsid w:val="00DC1F3E"/>
    <w:rsid w:val="00DC22A9"/>
    <w:rsid w:val="00DC2E1C"/>
    <w:rsid w:val="00DC4935"/>
    <w:rsid w:val="00DD2F22"/>
    <w:rsid w:val="00DD39EF"/>
    <w:rsid w:val="00DD3EC1"/>
    <w:rsid w:val="00DD6BB8"/>
    <w:rsid w:val="00DE5E51"/>
    <w:rsid w:val="00DE648C"/>
    <w:rsid w:val="00DF06E2"/>
    <w:rsid w:val="00DF1119"/>
    <w:rsid w:val="00DF31F4"/>
    <w:rsid w:val="00DF3474"/>
    <w:rsid w:val="00E007BD"/>
    <w:rsid w:val="00E00E33"/>
    <w:rsid w:val="00E0189C"/>
    <w:rsid w:val="00E02798"/>
    <w:rsid w:val="00E02F20"/>
    <w:rsid w:val="00E04873"/>
    <w:rsid w:val="00E061D1"/>
    <w:rsid w:val="00E07A2D"/>
    <w:rsid w:val="00E12940"/>
    <w:rsid w:val="00E142F7"/>
    <w:rsid w:val="00E14A55"/>
    <w:rsid w:val="00E15446"/>
    <w:rsid w:val="00E1555A"/>
    <w:rsid w:val="00E16B06"/>
    <w:rsid w:val="00E178C0"/>
    <w:rsid w:val="00E21F1D"/>
    <w:rsid w:val="00E2294A"/>
    <w:rsid w:val="00E2406C"/>
    <w:rsid w:val="00E25395"/>
    <w:rsid w:val="00E27053"/>
    <w:rsid w:val="00E2785F"/>
    <w:rsid w:val="00E3105D"/>
    <w:rsid w:val="00E31BF8"/>
    <w:rsid w:val="00E3276A"/>
    <w:rsid w:val="00E3711C"/>
    <w:rsid w:val="00E40A61"/>
    <w:rsid w:val="00E423FE"/>
    <w:rsid w:val="00E433D9"/>
    <w:rsid w:val="00E43437"/>
    <w:rsid w:val="00E4635A"/>
    <w:rsid w:val="00E47F0A"/>
    <w:rsid w:val="00E5103E"/>
    <w:rsid w:val="00E517BC"/>
    <w:rsid w:val="00E55B0D"/>
    <w:rsid w:val="00E56765"/>
    <w:rsid w:val="00E603F6"/>
    <w:rsid w:val="00E6068D"/>
    <w:rsid w:val="00E6121D"/>
    <w:rsid w:val="00E618A8"/>
    <w:rsid w:val="00E61FEB"/>
    <w:rsid w:val="00E62882"/>
    <w:rsid w:val="00E64408"/>
    <w:rsid w:val="00E64B2F"/>
    <w:rsid w:val="00E65F31"/>
    <w:rsid w:val="00E6618E"/>
    <w:rsid w:val="00E67CEA"/>
    <w:rsid w:val="00E70809"/>
    <w:rsid w:val="00E7256A"/>
    <w:rsid w:val="00E770DB"/>
    <w:rsid w:val="00E77F2E"/>
    <w:rsid w:val="00E83949"/>
    <w:rsid w:val="00E8470A"/>
    <w:rsid w:val="00E86BEB"/>
    <w:rsid w:val="00E871C4"/>
    <w:rsid w:val="00E923FE"/>
    <w:rsid w:val="00E932EE"/>
    <w:rsid w:val="00E93AFA"/>
    <w:rsid w:val="00E9654A"/>
    <w:rsid w:val="00EA47EA"/>
    <w:rsid w:val="00EB0B68"/>
    <w:rsid w:val="00EB1C8A"/>
    <w:rsid w:val="00EB237F"/>
    <w:rsid w:val="00EB5800"/>
    <w:rsid w:val="00EC6E92"/>
    <w:rsid w:val="00EC7C69"/>
    <w:rsid w:val="00ED1600"/>
    <w:rsid w:val="00ED1CA0"/>
    <w:rsid w:val="00ED46AF"/>
    <w:rsid w:val="00ED5E23"/>
    <w:rsid w:val="00ED6DB9"/>
    <w:rsid w:val="00ED767F"/>
    <w:rsid w:val="00EE00B3"/>
    <w:rsid w:val="00EE1D1F"/>
    <w:rsid w:val="00EE4BB2"/>
    <w:rsid w:val="00EE63DD"/>
    <w:rsid w:val="00EF363D"/>
    <w:rsid w:val="00EF5A46"/>
    <w:rsid w:val="00F00FC1"/>
    <w:rsid w:val="00F04957"/>
    <w:rsid w:val="00F04BA7"/>
    <w:rsid w:val="00F05BF4"/>
    <w:rsid w:val="00F05CD6"/>
    <w:rsid w:val="00F06DF8"/>
    <w:rsid w:val="00F11010"/>
    <w:rsid w:val="00F11E2D"/>
    <w:rsid w:val="00F11E49"/>
    <w:rsid w:val="00F131F3"/>
    <w:rsid w:val="00F1446E"/>
    <w:rsid w:val="00F164C3"/>
    <w:rsid w:val="00F1750B"/>
    <w:rsid w:val="00F211B8"/>
    <w:rsid w:val="00F21217"/>
    <w:rsid w:val="00F22D0C"/>
    <w:rsid w:val="00F26FFE"/>
    <w:rsid w:val="00F31D94"/>
    <w:rsid w:val="00F31FF3"/>
    <w:rsid w:val="00F33B18"/>
    <w:rsid w:val="00F35EA7"/>
    <w:rsid w:val="00F369A3"/>
    <w:rsid w:val="00F36E10"/>
    <w:rsid w:val="00F42295"/>
    <w:rsid w:val="00F44A52"/>
    <w:rsid w:val="00F467FC"/>
    <w:rsid w:val="00F46A76"/>
    <w:rsid w:val="00F47E81"/>
    <w:rsid w:val="00F516A9"/>
    <w:rsid w:val="00F51D06"/>
    <w:rsid w:val="00F5450B"/>
    <w:rsid w:val="00F5697B"/>
    <w:rsid w:val="00F60CB7"/>
    <w:rsid w:val="00F61F88"/>
    <w:rsid w:val="00F64561"/>
    <w:rsid w:val="00F65E4D"/>
    <w:rsid w:val="00F6796D"/>
    <w:rsid w:val="00F67D93"/>
    <w:rsid w:val="00F723A1"/>
    <w:rsid w:val="00F75B36"/>
    <w:rsid w:val="00F76B1E"/>
    <w:rsid w:val="00F8039C"/>
    <w:rsid w:val="00F829E3"/>
    <w:rsid w:val="00F8380F"/>
    <w:rsid w:val="00F83B9C"/>
    <w:rsid w:val="00F8429A"/>
    <w:rsid w:val="00F8454C"/>
    <w:rsid w:val="00F8510D"/>
    <w:rsid w:val="00F854E3"/>
    <w:rsid w:val="00F8559D"/>
    <w:rsid w:val="00F86B0D"/>
    <w:rsid w:val="00F962E9"/>
    <w:rsid w:val="00FA122F"/>
    <w:rsid w:val="00FA1AF0"/>
    <w:rsid w:val="00FA295D"/>
    <w:rsid w:val="00FA4D8A"/>
    <w:rsid w:val="00FA710A"/>
    <w:rsid w:val="00FA732D"/>
    <w:rsid w:val="00FB2B84"/>
    <w:rsid w:val="00FC239E"/>
    <w:rsid w:val="00FC39D9"/>
    <w:rsid w:val="00FC583F"/>
    <w:rsid w:val="00FC59E7"/>
    <w:rsid w:val="00FC6071"/>
    <w:rsid w:val="00FC6343"/>
    <w:rsid w:val="00FC676C"/>
    <w:rsid w:val="00FD16C5"/>
    <w:rsid w:val="00FD1790"/>
    <w:rsid w:val="00FD263B"/>
    <w:rsid w:val="00FD42C4"/>
    <w:rsid w:val="00FE1229"/>
    <w:rsid w:val="00FE1A72"/>
    <w:rsid w:val="00FE1AF0"/>
    <w:rsid w:val="00FE2153"/>
    <w:rsid w:val="00FE324A"/>
    <w:rsid w:val="00FE6CDB"/>
    <w:rsid w:val="00FE6D06"/>
    <w:rsid w:val="00FF1B80"/>
    <w:rsid w:val="00FF3056"/>
    <w:rsid w:val="00FF3095"/>
    <w:rsid w:val="00FF3A2B"/>
    <w:rsid w:val="00FF5B79"/>
    <w:rsid w:val="00FF788A"/>
    <w:rsid w:val="00FF798B"/>
    <w:rsid w:val="00FF7BE1"/>
  </w:rsids>
  <m:mathPr>
    <m:mathFont m:val="Cambria Math"/>
    <m:brkBin m:val="before"/>
    <m:brkBinSub m:val="--"/>
    <m:smallFrac m:val="0"/>
    <m:dispDef/>
    <m:lMargin m:val="0"/>
    <m:rMargin m:val="0"/>
    <m:defJc m:val="centerGroup"/>
    <m:wrapIndent m:val="1440"/>
    <m:intLim m:val="subSup"/>
    <m:naryLim m:val="undOvr"/>
  </m:mathPr>
  <w:themeFontLang w:val="en-GB"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B11DC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1217"/>
    <w:pPr>
      <w:ind w:left="720"/>
      <w:contextualSpacing/>
    </w:pPr>
  </w:style>
  <w:style w:type="character" w:styleId="CommentReference">
    <w:name w:val="annotation reference"/>
    <w:basedOn w:val="DefaultParagraphFont"/>
    <w:uiPriority w:val="99"/>
    <w:semiHidden/>
    <w:unhideWhenUsed/>
    <w:rsid w:val="00A5526C"/>
    <w:rPr>
      <w:sz w:val="16"/>
      <w:szCs w:val="16"/>
    </w:rPr>
  </w:style>
  <w:style w:type="paragraph" w:styleId="CommentText">
    <w:name w:val="annotation text"/>
    <w:basedOn w:val="Normal"/>
    <w:link w:val="CommentTextChar"/>
    <w:uiPriority w:val="99"/>
    <w:semiHidden/>
    <w:unhideWhenUsed/>
    <w:rsid w:val="00A5526C"/>
    <w:pPr>
      <w:spacing w:line="240" w:lineRule="auto"/>
    </w:pPr>
    <w:rPr>
      <w:sz w:val="20"/>
      <w:szCs w:val="20"/>
    </w:rPr>
  </w:style>
  <w:style w:type="character" w:customStyle="1" w:styleId="CommentTextChar">
    <w:name w:val="Comment Text Char"/>
    <w:basedOn w:val="DefaultParagraphFont"/>
    <w:link w:val="CommentText"/>
    <w:uiPriority w:val="99"/>
    <w:semiHidden/>
    <w:rsid w:val="00A5526C"/>
    <w:rPr>
      <w:sz w:val="20"/>
      <w:szCs w:val="20"/>
    </w:rPr>
  </w:style>
  <w:style w:type="paragraph" w:styleId="CommentSubject">
    <w:name w:val="annotation subject"/>
    <w:basedOn w:val="CommentText"/>
    <w:next w:val="CommentText"/>
    <w:link w:val="CommentSubjectChar"/>
    <w:uiPriority w:val="99"/>
    <w:semiHidden/>
    <w:unhideWhenUsed/>
    <w:rsid w:val="00A5526C"/>
    <w:rPr>
      <w:b/>
      <w:bCs/>
    </w:rPr>
  </w:style>
  <w:style w:type="character" w:customStyle="1" w:styleId="CommentSubjectChar">
    <w:name w:val="Comment Subject Char"/>
    <w:basedOn w:val="CommentTextChar"/>
    <w:link w:val="CommentSubject"/>
    <w:uiPriority w:val="99"/>
    <w:semiHidden/>
    <w:rsid w:val="00A5526C"/>
    <w:rPr>
      <w:b/>
      <w:bCs/>
      <w:sz w:val="20"/>
      <w:szCs w:val="20"/>
    </w:rPr>
  </w:style>
  <w:style w:type="paragraph" w:styleId="BalloonText">
    <w:name w:val="Balloon Text"/>
    <w:basedOn w:val="Normal"/>
    <w:link w:val="BalloonTextChar"/>
    <w:uiPriority w:val="99"/>
    <w:semiHidden/>
    <w:unhideWhenUsed/>
    <w:rsid w:val="00A552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5526C"/>
    <w:rPr>
      <w:rFonts w:ascii="Segoe UI" w:hAnsi="Segoe UI" w:cs="Segoe UI"/>
      <w:sz w:val="18"/>
      <w:szCs w:val="18"/>
    </w:rPr>
  </w:style>
  <w:style w:type="character" w:styleId="LineNumber">
    <w:name w:val="line number"/>
    <w:basedOn w:val="DefaultParagraphFont"/>
    <w:uiPriority w:val="99"/>
    <w:semiHidden/>
    <w:unhideWhenUsed/>
    <w:rsid w:val="00537726"/>
  </w:style>
  <w:style w:type="character" w:styleId="Emphasis">
    <w:name w:val="Emphasis"/>
    <w:basedOn w:val="DefaultParagraphFont"/>
    <w:uiPriority w:val="20"/>
    <w:qFormat/>
    <w:rsid w:val="00EE00B3"/>
    <w:rPr>
      <w:i/>
      <w:iCs/>
    </w:rPr>
  </w:style>
  <w:style w:type="character" w:customStyle="1" w:styleId="underline">
    <w:name w:val="underline"/>
    <w:basedOn w:val="DefaultParagraphFont"/>
    <w:rsid w:val="00EE00B3"/>
  </w:style>
  <w:style w:type="character" w:styleId="Hyperlink">
    <w:name w:val="Hyperlink"/>
    <w:basedOn w:val="DefaultParagraphFont"/>
    <w:uiPriority w:val="99"/>
    <w:unhideWhenUsed/>
    <w:rsid w:val="00F86B0D"/>
    <w:rPr>
      <w:color w:val="0563C1" w:themeColor="hyperlink"/>
      <w:u w:val="single"/>
    </w:rPr>
  </w:style>
  <w:style w:type="paragraph" w:customStyle="1" w:styleId="EndNoteBibliographyTitle">
    <w:name w:val="EndNote Bibliography Title"/>
    <w:basedOn w:val="Normal"/>
    <w:link w:val="EndNoteBibliographyTitleChar"/>
    <w:rsid w:val="004B52E4"/>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4B52E4"/>
    <w:rPr>
      <w:rFonts w:ascii="Calibri" w:hAnsi="Calibri" w:cs="Calibri"/>
      <w:noProof/>
      <w:lang w:val="en-US"/>
    </w:rPr>
  </w:style>
  <w:style w:type="paragraph" w:customStyle="1" w:styleId="EndNoteBibliography">
    <w:name w:val="EndNote Bibliography"/>
    <w:basedOn w:val="Normal"/>
    <w:link w:val="EndNoteBibliographyChar"/>
    <w:rsid w:val="004B52E4"/>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4B52E4"/>
    <w:rPr>
      <w:rFonts w:ascii="Calibri" w:hAnsi="Calibri" w:cs="Calibri"/>
      <w:noProof/>
      <w:lang w:val="en-US"/>
    </w:rPr>
  </w:style>
  <w:style w:type="table" w:styleId="TableGrid">
    <w:name w:val="Table Grid"/>
    <w:basedOn w:val="TableNormal"/>
    <w:uiPriority w:val="39"/>
    <w:rsid w:val="00F44A5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631B8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03Authoraffiliation">
    <w:name w:val="03 Author affiliation"/>
    <w:autoRedefine/>
    <w:rsid w:val="00254474"/>
    <w:pPr>
      <w:spacing w:after="0" w:line="240" w:lineRule="auto"/>
      <w:jc w:val="center"/>
    </w:pPr>
    <w:rPr>
      <w:rFonts w:ascii="Times New Roman" w:eastAsia="Times New Roman" w:hAnsi="Times New Roman" w:cs="Times New Roman"/>
      <w:i/>
      <w:noProof/>
      <w:sz w:val="19"/>
      <w:szCs w:val="20"/>
      <w:lang w:eastAsia="en-GB"/>
    </w:rPr>
  </w:style>
  <w:style w:type="paragraph" w:styleId="Revision">
    <w:name w:val="Revision"/>
    <w:hidden/>
    <w:uiPriority w:val="99"/>
    <w:semiHidden/>
    <w:rsid w:val="00C41AE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957463">
      <w:bodyDiv w:val="1"/>
      <w:marLeft w:val="0"/>
      <w:marRight w:val="0"/>
      <w:marTop w:val="0"/>
      <w:marBottom w:val="0"/>
      <w:divBdr>
        <w:top w:val="none" w:sz="0" w:space="0" w:color="auto"/>
        <w:left w:val="none" w:sz="0" w:space="0" w:color="auto"/>
        <w:bottom w:val="none" w:sz="0" w:space="0" w:color="auto"/>
        <w:right w:val="none" w:sz="0" w:space="0" w:color="auto"/>
      </w:divBdr>
    </w:div>
    <w:div w:id="100031473">
      <w:bodyDiv w:val="1"/>
      <w:marLeft w:val="0"/>
      <w:marRight w:val="0"/>
      <w:marTop w:val="0"/>
      <w:marBottom w:val="0"/>
      <w:divBdr>
        <w:top w:val="none" w:sz="0" w:space="0" w:color="auto"/>
        <w:left w:val="none" w:sz="0" w:space="0" w:color="auto"/>
        <w:bottom w:val="none" w:sz="0" w:space="0" w:color="auto"/>
        <w:right w:val="none" w:sz="0" w:space="0" w:color="auto"/>
      </w:divBdr>
    </w:div>
    <w:div w:id="190925990">
      <w:bodyDiv w:val="1"/>
      <w:marLeft w:val="0"/>
      <w:marRight w:val="0"/>
      <w:marTop w:val="0"/>
      <w:marBottom w:val="0"/>
      <w:divBdr>
        <w:top w:val="none" w:sz="0" w:space="0" w:color="auto"/>
        <w:left w:val="none" w:sz="0" w:space="0" w:color="auto"/>
        <w:bottom w:val="none" w:sz="0" w:space="0" w:color="auto"/>
        <w:right w:val="none" w:sz="0" w:space="0" w:color="auto"/>
      </w:divBdr>
    </w:div>
    <w:div w:id="209459827">
      <w:bodyDiv w:val="1"/>
      <w:marLeft w:val="0"/>
      <w:marRight w:val="0"/>
      <w:marTop w:val="0"/>
      <w:marBottom w:val="0"/>
      <w:divBdr>
        <w:top w:val="none" w:sz="0" w:space="0" w:color="auto"/>
        <w:left w:val="none" w:sz="0" w:space="0" w:color="auto"/>
        <w:bottom w:val="none" w:sz="0" w:space="0" w:color="auto"/>
        <w:right w:val="none" w:sz="0" w:space="0" w:color="auto"/>
      </w:divBdr>
    </w:div>
    <w:div w:id="236984624">
      <w:bodyDiv w:val="1"/>
      <w:marLeft w:val="0"/>
      <w:marRight w:val="0"/>
      <w:marTop w:val="0"/>
      <w:marBottom w:val="0"/>
      <w:divBdr>
        <w:top w:val="none" w:sz="0" w:space="0" w:color="auto"/>
        <w:left w:val="none" w:sz="0" w:space="0" w:color="auto"/>
        <w:bottom w:val="none" w:sz="0" w:space="0" w:color="auto"/>
        <w:right w:val="none" w:sz="0" w:space="0" w:color="auto"/>
      </w:divBdr>
    </w:div>
    <w:div w:id="395784972">
      <w:bodyDiv w:val="1"/>
      <w:marLeft w:val="0"/>
      <w:marRight w:val="0"/>
      <w:marTop w:val="0"/>
      <w:marBottom w:val="0"/>
      <w:divBdr>
        <w:top w:val="none" w:sz="0" w:space="0" w:color="auto"/>
        <w:left w:val="none" w:sz="0" w:space="0" w:color="auto"/>
        <w:bottom w:val="none" w:sz="0" w:space="0" w:color="auto"/>
        <w:right w:val="none" w:sz="0" w:space="0" w:color="auto"/>
      </w:divBdr>
    </w:div>
    <w:div w:id="429085670">
      <w:bodyDiv w:val="1"/>
      <w:marLeft w:val="0"/>
      <w:marRight w:val="0"/>
      <w:marTop w:val="0"/>
      <w:marBottom w:val="0"/>
      <w:divBdr>
        <w:top w:val="none" w:sz="0" w:space="0" w:color="auto"/>
        <w:left w:val="none" w:sz="0" w:space="0" w:color="auto"/>
        <w:bottom w:val="none" w:sz="0" w:space="0" w:color="auto"/>
        <w:right w:val="none" w:sz="0" w:space="0" w:color="auto"/>
      </w:divBdr>
    </w:div>
    <w:div w:id="438911377">
      <w:bodyDiv w:val="1"/>
      <w:marLeft w:val="0"/>
      <w:marRight w:val="0"/>
      <w:marTop w:val="0"/>
      <w:marBottom w:val="0"/>
      <w:divBdr>
        <w:top w:val="none" w:sz="0" w:space="0" w:color="auto"/>
        <w:left w:val="none" w:sz="0" w:space="0" w:color="auto"/>
        <w:bottom w:val="none" w:sz="0" w:space="0" w:color="auto"/>
        <w:right w:val="none" w:sz="0" w:space="0" w:color="auto"/>
      </w:divBdr>
    </w:div>
    <w:div w:id="492719446">
      <w:bodyDiv w:val="1"/>
      <w:marLeft w:val="0"/>
      <w:marRight w:val="0"/>
      <w:marTop w:val="0"/>
      <w:marBottom w:val="0"/>
      <w:divBdr>
        <w:top w:val="none" w:sz="0" w:space="0" w:color="auto"/>
        <w:left w:val="none" w:sz="0" w:space="0" w:color="auto"/>
        <w:bottom w:val="none" w:sz="0" w:space="0" w:color="auto"/>
        <w:right w:val="none" w:sz="0" w:space="0" w:color="auto"/>
      </w:divBdr>
    </w:div>
    <w:div w:id="496309638">
      <w:bodyDiv w:val="1"/>
      <w:marLeft w:val="0"/>
      <w:marRight w:val="0"/>
      <w:marTop w:val="0"/>
      <w:marBottom w:val="0"/>
      <w:divBdr>
        <w:top w:val="none" w:sz="0" w:space="0" w:color="auto"/>
        <w:left w:val="none" w:sz="0" w:space="0" w:color="auto"/>
        <w:bottom w:val="none" w:sz="0" w:space="0" w:color="auto"/>
        <w:right w:val="none" w:sz="0" w:space="0" w:color="auto"/>
      </w:divBdr>
    </w:div>
    <w:div w:id="553659071">
      <w:bodyDiv w:val="1"/>
      <w:marLeft w:val="0"/>
      <w:marRight w:val="0"/>
      <w:marTop w:val="0"/>
      <w:marBottom w:val="0"/>
      <w:divBdr>
        <w:top w:val="none" w:sz="0" w:space="0" w:color="auto"/>
        <w:left w:val="none" w:sz="0" w:space="0" w:color="auto"/>
        <w:bottom w:val="none" w:sz="0" w:space="0" w:color="auto"/>
        <w:right w:val="none" w:sz="0" w:space="0" w:color="auto"/>
      </w:divBdr>
    </w:div>
    <w:div w:id="751196997">
      <w:bodyDiv w:val="1"/>
      <w:marLeft w:val="0"/>
      <w:marRight w:val="0"/>
      <w:marTop w:val="0"/>
      <w:marBottom w:val="0"/>
      <w:divBdr>
        <w:top w:val="none" w:sz="0" w:space="0" w:color="auto"/>
        <w:left w:val="none" w:sz="0" w:space="0" w:color="auto"/>
        <w:bottom w:val="none" w:sz="0" w:space="0" w:color="auto"/>
        <w:right w:val="none" w:sz="0" w:space="0" w:color="auto"/>
      </w:divBdr>
    </w:div>
    <w:div w:id="804473870">
      <w:bodyDiv w:val="1"/>
      <w:marLeft w:val="0"/>
      <w:marRight w:val="0"/>
      <w:marTop w:val="0"/>
      <w:marBottom w:val="0"/>
      <w:divBdr>
        <w:top w:val="none" w:sz="0" w:space="0" w:color="auto"/>
        <w:left w:val="none" w:sz="0" w:space="0" w:color="auto"/>
        <w:bottom w:val="none" w:sz="0" w:space="0" w:color="auto"/>
        <w:right w:val="none" w:sz="0" w:space="0" w:color="auto"/>
      </w:divBdr>
    </w:div>
    <w:div w:id="937758348">
      <w:bodyDiv w:val="1"/>
      <w:marLeft w:val="0"/>
      <w:marRight w:val="0"/>
      <w:marTop w:val="0"/>
      <w:marBottom w:val="0"/>
      <w:divBdr>
        <w:top w:val="none" w:sz="0" w:space="0" w:color="auto"/>
        <w:left w:val="none" w:sz="0" w:space="0" w:color="auto"/>
        <w:bottom w:val="none" w:sz="0" w:space="0" w:color="auto"/>
        <w:right w:val="none" w:sz="0" w:space="0" w:color="auto"/>
      </w:divBdr>
    </w:div>
    <w:div w:id="1026178898">
      <w:bodyDiv w:val="1"/>
      <w:marLeft w:val="0"/>
      <w:marRight w:val="0"/>
      <w:marTop w:val="0"/>
      <w:marBottom w:val="0"/>
      <w:divBdr>
        <w:top w:val="none" w:sz="0" w:space="0" w:color="auto"/>
        <w:left w:val="none" w:sz="0" w:space="0" w:color="auto"/>
        <w:bottom w:val="none" w:sz="0" w:space="0" w:color="auto"/>
        <w:right w:val="none" w:sz="0" w:space="0" w:color="auto"/>
      </w:divBdr>
    </w:div>
    <w:div w:id="1096829994">
      <w:bodyDiv w:val="1"/>
      <w:marLeft w:val="0"/>
      <w:marRight w:val="0"/>
      <w:marTop w:val="0"/>
      <w:marBottom w:val="0"/>
      <w:divBdr>
        <w:top w:val="none" w:sz="0" w:space="0" w:color="auto"/>
        <w:left w:val="none" w:sz="0" w:space="0" w:color="auto"/>
        <w:bottom w:val="none" w:sz="0" w:space="0" w:color="auto"/>
        <w:right w:val="none" w:sz="0" w:space="0" w:color="auto"/>
      </w:divBdr>
    </w:div>
    <w:div w:id="1140002472">
      <w:bodyDiv w:val="1"/>
      <w:marLeft w:val="0"/>
      <w:marRight w:val="0"/>
      <w:marTop w:val="0"/>
      <w:marBottom w:val="0"/>
      <w:divBdr>
        <w:top w:val="none" w:sz="0" w:space="0" w:color="auto"/>
        <w:left w:val="none" w:sz="0" w:space="0" w:color="auto"/>
        <w:bottom w:val="none" w:sz="0" w:space="0" w:color="auto"/>
        <w:right w:val="none" w:sz="0" w:space="0" w:color="auto"/>
      </w:divBdr>
    </w:div>
    <w:div w:id="1161192086">
      <w:bodyDiv w:val="1"/>
      <w:marLeft w:val="0"/>
      <w:marRight w:val="0"/>
      <w:marTop w:val="0"/>
      <w:marBottom w:val="0"/>
      <w:divBdr>
        <w:top w:val="none" w:sz="0" w:space="0" w:color="auto"/>
        <w:left w:val="none" w:sz="0" w:space="0" w:color="auto"/>
        <w:bottom w:val="none" w:sz="0" w:space="0" w:color="auto"/>
        <w:right w:val="none" w:sz="0" w:space="0" w:color="auto"/>
      </w:divBdr>
    </w:div>
    <w:div w:id="1184785084">
      <w:bodyDiv w:val="1"/>
      <w:marLeft w:val="0"/>
      <w:marRight w:val="0"/>
      <w:marTop w:val="0"/>
      <w:marBottom w:val="0"/>
      <w:divBdr>
        <w:top w:val="none" w:sz="0" w:space="0" w:color="auto"/>
        <w:left w:val="none" w:sz="0" w:space="0" w:color="auto"/>
        <w:bottom w:val="none" w:sz="0" w:space="0" w:color="auto"/>
        <w:right w:val="none" w:sz="0" w:space="0" w:color="auto"/>
      </w:divBdr>
    </w:div>
    <w:div w:id="1316229283">
      <w:bodyDiv w:val="1"/>
      <w:marLeft w:val="0"/>
      <w:marRight w:val="0"/>
      <w:marTop w:val="0"/>
      <w:marBottom w:val="0"/>
      <w:divBdr>
        <w:top w:val="none" w:sz="0" w:space="0" w:color="auto"/>
        <w:left w:val="none" w:sz="0" w:space="0" w:color="auto"/>
        <w:bottom w:val="none" w:sz="0" w:space="0" w:color="auto"/>
        <w:right w:val="none" w:sz="0" w:space="0" w:color="auto"/>
      </w:divBdr>
    </w:div>
    <w:div w:id="1332365712">
      <w:bodyDiv w:val="1"/>
      <w:marLeft w:val="0"/>
      <w:marRight w:val="0"/>
      <w:marTop w:val="0"/>
      <w:marBottom w:val="0"/>
      <w:divBdr>
        <w:top w:val="none" w:sz="0" w:space="0" w:color="auto"/>
        <w:left w:val="none" w:sz="0" w:space="0" w:color="auto"/>
        <w:bottom w:val="none" w:sz="0" w:space="0" w:color="auto"/>
        <w:right w:val="none" w:sz="0" w:space="0" w:color="auto"/>
      </w:divBdr>
    </w:div>
    <w:div w:id="1541669734">
      <w:bodyDiv w:val="1"/>
      <w:marLeft w:val="0"/>
      <w:marRight w:val="0"/>
      <w:marTop w:val="0"/>
      <w:marBottom w:val="0"/>
      <w:divBdr>
        <w:top w:val="none" w:sz="0" w:space="0" w:color="auto"/>
        <w:left w:val="none" w:sz="0" w:space="0" w:color="auto"/>
        <w:bottom w:val="none" w:sz="0" w:space="0" w:color="auto"/>
        <w:right w:val="none" w:sz="0" w:space="0" w:color="auto"/>
      </w:divBdr>
    </w:div>
    <w:div w:id="1632007191">
      <w:bodyDiv w:val="1"/>
      <w:marLeft w:val="0"/>
      <w:marRight w:val="0"/>
      <w:marTop w:val="0"/>
      <w:marBottom w:val="0"/>
      <w:divBdr>
        <w:top w:val="none" w:sz="0" w:space="0" w:color="auto"/>
        <w:left w:val="none" w:sz="0" w:space="0" w:color="auto"/>
        <w:bottom w:val="none" w:sz="0" w:space="0" w:color="auto"/>
        <w:right w:val="none" w:sz="0" w:space="0" w:color="auto"/>
      </w:divBdr>
    </w:div>
    <w:div w:id="1647977544">
      <w:bodyDiv w:val="1"/>
      <w:marLeft w:val="0"/>
      <w:marRight w:val="0"/>
      <w:marTop w:val="0"/>
      <w:marBottom w:val="0"/>
      <w:divBdr>
        <w:top w:val="none" w:sz="0" w:space="0" w:color="auto"/>
        <w:left w:val="none" w:sz="0" w:space="0" w:color="auto"/>
        <w:bottom w:val="none" w:sz="0" w:space="0" w:color="auto"/>
        <w:right w:val="none" w:sz="0" w:space="0" w:color="auto"/>
      </w:divBdr>
    </w:div>
    <w:div w:id="1658143117">
      <w:bodyDiv w:val="1"/>
      <w:marLeft w:val="0"/>
      <w:marRight w:val="0"/>
      <w:marTop w:val="0"/>
      <w:marBottom w:val="0"/>
      <w:divBdr>
        <w:top w:val="none" w:sz="0" w:space="0" w:color="auto"/>
        <w:left w:val="none" w:sz="0" w:space="0" w:color="auto"/>
        <w:bottom w:val="none" w:sz="0" w:space="0" w:color="auto"/>
        <w:right w:val="none" w:sz="0" w:space="0" w:color="auto"/>
      </w:divBdr>
    </w:div>
    <w:div w:id="1698852943">
      <w:bodyDiv w:val="1"/>
      <w:marLeft w:val="0"/>
      <w:marRight w:val="0"/>
      <w:marTop w:val="0"/>
      <w:marBottom w:val="0"/>
      <w:divBdr>
        <w:top w:val="none" w:sz="0" w:space="0" w:color="auto"/>
        <w:left w:val="none" w:sz="0" w:space="0" w:color="auto"/>
        <w:bottom w:val="none" w:sz="0" w:space="0" w:color="auto"/>
        <w:right w:val="none" w:sz="0" w:space="0" w:color="auto"/>
      </w:divBdr>
    </w:div>
    <w:div w:id="2027055730">
      <w:bodyDiv w:val="1"/>
      <w:marLeft w:val="0"/>
      <w:marRight w:val="0"/>
      <w:marTop w:val="0"/>
      <w:marBottom w:val="0"/>
      <w:divBdr>
        <w:top w:val="none" w:sz="0" w:space="0" w:color="auto"/>
        <w:left w:val="none" w:sz="0" w:space="0" w:color="auto"/>
        <w:bottom w:val="none" w:sz="0" w:space="0" w:color="auto"/>
        <w:right w:val="none" w:sz="0" w:space="0" w:color="auto"/>
      </w:divBdr>
    </w:div>
    <w:div w:id="2045712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s://doi.org/10.1016/j.biochi.2015.03.025)" TargetMode="External"/></Relationship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fontTable" Target="fontTable.xml"/><Relationship Id="rId15" Type="http://schemas.microsoft.com/office/2011/relationships/people" Target="people.xml"/><Relationship Id="rId16" Type="http://schemas.openxmlformats.org/officeDocument/2006/relationships/theme" Target="theme/theme1.xml"/><Relationship Id="rId17" Type="http://schemas.microsoft.com/office/2016/09/relationships/commentsIds" Target="commentsIds.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comments" Target="comments.xml"/><Relationship Id="rId7" Type="http://schemas.microsoft.com/office/2011/relationships/commentsExtended" Target="commentsExtended.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9FA318-E8D2-374F-B6D3-6589832275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25</Pages>
  <Words>7240</Words>
  <Characters>41273</Characters>
  <Application>Microsoft Macintosh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Morley</dc:creator>
  <cp:keywords/>
  <dc:description/>
  <cp:lastModifiedBy>Common, Jack</cp:lastModifiedBy>
  <cp:revision>33</cp:revision>
  <dcterms:created xsi:type="dcterms:W3CDTF">2018-08-08T18:53:00Z</dcterms:created>
  <dcterms:modified xsi:type="dcterms:W3CDTF">2018-08-17T10:24:00Z</dcterms:modified>
</cp:coreProperties>
</file>